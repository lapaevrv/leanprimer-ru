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999F" w14:textId="5F96BDD5" w:rsidR="00C64647" w:rsidRPr="001F37B3" w:rsidRDefault="00D942E5" w:rsidP="0034249A">
      <w:pPr>
        <w:pStyle w:val="Title"/>
        <w:rPr>
          <w:lang w:val="ru-RU"/>
        </w:rPr>
      </w:pPr>
      <w:r>
        <w:rPr>
          <w:rFonts w:eastAsia="Arial"/>
          <w:lang w:val="ru-RU"/>
        </w:rPr>
        <w:t>Азбука</w:t>
      </w:r>
      <w:r w:rsidR="00AC35B1">
        <w:rPr>
          <w:rFonts w:eastAsia="Arial"/>
        </w:rPr>
        <w:t xml:space="preserve"> </w:t>
      </w:r>
      <w:r w:rsidR="00ED1B61">
        <w:rPr>
          <w:rFonts w:eastAsia="Arial"/>
          <w:lang w:val="ru-RU"/>
        </w:rPr>
        <w:t>Бережливого Подхода</w:t>
      </w:r>
    </w:p>
    <w:p w14:paraId="2C2C3FD5" w14:textId="20B4A900" w:rsidR="00C64647" w:rsidRPr="00ED1B61" w:rsidRDefault="00D942E5">
      <w:pPr>
        <w:spacing w:after="164" w:line="259" w:lineRule="auto"/>
        <w:ind w:left="187" w:right="178"/>
        <w:jc w:val="center"/>
      </w:pPr>
      <w:r w:rsidRPr="00D942E5">
        <w:t>Кр</w:t>
      </w:r>
      <w:ins w:id="0" w:author="Пользователь" w:date="2020-09-27T07:48:00Z">
        <w:r w:rsidR="00A77ADB">
          <w:rPr>
            <w:lang w:val="ru-RU"/>
          </w:rPr>
          <w:t>э</w:t>
        </w:r>
      </w:ins>
      <w:del w:id="1" w:author="Пользователь" w:date="2020-09-27T07:48:00Z">
        <w:r w:rsidRPr="00D942E5" w:rsidDel="00A77ADB">
          <w:delText>ей</w:delText>
        </w:r>
      </w:del>
      <w:r w:rsidRPr="00D942E5">
        <w:t xml:space="preserve">г Ларман </w:t>
      </w:r>
      <w:r w:rsidRPr="00ED1B61">
        <w:t>(</w:t>
      </w:r>
      <w:r w:rsidR="00AC35B1">
        <w:t>Craig Larman</w:t>
      </w:r>
      <w:r w:rsidRPr="00ED1B61">
        <w:t>)</w:t>
      </w:r>
      <w:r w:rsidR="00AC35B1">
        <w:t xml:space="preserve"> </w:t>
      </w:r>
      <w:r w:rsidRPr="00ED1B61">
        <w:t>и</w:t>
      </w:r>
      <w:r w:rsidR="00AC35B1">
        <w:t xml:space="preserve"> </w:t>
      </w:r>
      <w:r w:rsidRPr="00ED1B61">
        <w:t>Бас Водд</w:t>
      </w:r>
      <w:ins w:id="2" w:author="Пользователь" w:date="2020-09-27T07:48:00Z">
        <w:r w:rsidR="00A77ADB">
          <w:rPr>
            <w:lang w:val="ru-RU"/>
          </w:rPr>
          <w:t>и</w:t>
        </w:r>
      </w:ins>
      <w:r w:rsidRPr="00ED1B61">
        <w:t xml:space="preserve"> (</w:t>
      </w:r>
      <w:r w:rsidR="00AC35B1">
        <w:t>Bas Vodde</w:t>
      </w:r>
      <w:r w:rsidRPr="00ED1B61">
        <w:t>)</w:t>
      </w:r>
    </w:p>
    <w:p w14:paraId="38999B68" w14:textId="6A81621C" w:rsidR="00C64647" w:rsidRDefault="00D942E5">
      <w:pPr>
        <w:spacing w:after="160" w:line="259" w:lineRule="auto"/>
        <w:ind w:left="0" w:firstLine="0"/>
        <w:jc w:val="center"/>
      </w:pPr>
      <w:r>
        <w:rPr>
          <w:sz w:val="16"/>
          <w:lang w:val="ru-RU"/>
        </w:rPr>
        <w:t>Версия</w:t>
      </w:r>
      <w:r w:rsidR="00AC35B1">
        <w:rPr>
          <w:sz w:val="16"/>
        </w:rPr>
        <w:t xml:space="preserve"> 1.6</w:t>
      </w:r>
    </w:p>
    <w:p w14:paraId="77EBB421" w14:textId="32FC263C" w:rsidR="00C64647" w:rsidRDefault="00D942E5">
      <w:pPr>
        <w:spacing w:after="1" w:line="259" w:lineRule="auto"/>
        <w:ind w:right="2"/>
        <w:jc w:val="center"/>
      </w:pPr>
      <w:r>
        <w:rPr>
          <w:i/>
          <w:sz w:val="16"/>
          <w:lang w:val="ru-RU"/>
        </w:rPr>
        <w:t>Пожалуйста</w:t>
      </w:r>
      <w:r w:rsidRPr="00D942E5">
        <w:rPr>
          <w:i/>
          <w:sz w:val="16"/>
          <w:lang w:val="ru-RU"/>
        </w:rPr>
        <w:t>,</w:t>
      </w:r>
      <w:r w:rsidR="00AC35B1">
        <w:rPr>
          <w:i/>
          <w:sz w:val="16"/>
        </w:rPr>
        <w:t xml:space="preserve"> </w:t>
      </w:r>
      <w:r>
        <w:rPr>
          <w:i/>
          <w:sz w:val="16"/>
          <w:lang w:val="ru-RU"/>
        </w:rPr>
        <w:t>присылайте</w:t>
      </w:r>
      <w:r w:rsidRPr="00D942E5">
        <w:rPr>
          <w:i/>
          <w:sz w:val="16"/>
          <w:lang w:val="ru-RU"/>
        </w:rPr>
        <w:t xml:space="preserve"> </w:t>
      </w:r>
      <w:r>
        <w:rPr>
          <w:i/>
          <w:sz w:val="16"/>
          <w:lang w:val="ru-RU"/>
        </w:rPr>
        <w:t>нам</w:t>
      </w:r>
      <w:r w:rsidR="00AC35B1">
        <w:rPr>
          <w:i/>
          <w:sz w:val="16"/>
        </w:rPr>
        <w:t xml:space="preserve"> </w:t>
      </w:r>
      <w:r>
        <w:rPr>
          <w:i/>
          <w:sz w:val="16"/>
          <w:lang w:val="ru-RU"/>
        </w:rPr>
        <w:t>комментарии</w:t>
      </w:r>
      <w:r w:rsidR="00AC35B1">
        <w:rPr>
          <w:i/>
          <w:sz w:val="16"/>
        </w:rPr>
        <w:t xml:space="preserve"> </w:t>
      </w:r>
      <w:r>
        <w:rPr>
          <w:i/>
          <w:sz w:val="16"/>
          <w:lang w:val="ru-RU"/>
        </w:rPr>
        <w:t>для</w:t>
      </w:r>
      <w:r w:rsidR="00AC35B1">
        <w:rPr>
          <w:i/>
          <w:sz w:val="16"/>
        </w:rPr>
        <w:t xml:space="preserve"> </w:t>
      </w:r>
      <w:r>
        <w:rPr>
          <w:i/>
          <w:sz w:val="16"/>
          <w:lang w:val="ru-RU"/>
        </w:rPr>
        <w:t>будущих версий</w:t>
      </w:r>
      <w:r w:rsidR="00AC35B1">
        <w:rPr>
          <w:i/>
          <w:sz w:val="16"/>
        </w:rPr>
        <w:t xml:space="preserve">, </w:t>
      </w:r>
      <w:r>
        <w:rPr>
          <w:i/>
          <w:sz w:val="16"/>
          <w:lang w:val="ru-RU"/>
        </w:rPr>
        <w:t>на</w:t>
      </w:r>
      <w:r w:rsidR="00AC35B1">
        <w:rPr>
          <w:i/>
          <w:sz w:val="16"/>
        </w:rPr>
        <w:t xml:space="preserve"> www.leanprimer.com.</w:t>
      </w:r>
    </w:p>
    <w:p w14:paraId="286A3D8A" w14:textId="60F49FBA" w:rsidR="00C64647" w:rsidRDefault="00D942E5">
      <w:pPr>
        <w:spacing w:after="234" w:line="259" w:lineRule="auto"/>
        <w:jc w:val="center"/>
      </w:pPr>
      <w:r>
        <w:rPr>
          <w:i/>
          <w:sz w:val="16"/>
          <w:lang w:val="ru-RU"/>
        </w:rPr>
        <w:t>Замечание</w:t>
      </w:r>
      <w:r w:rsidR="00AC35B1">
        <w:rPr>
          <w:i/>
          <w:sz w:val="16"/>
        </w:rPr>
        <w:t xml:space="preserve">: </w:t>
      </w:r>
      <w:r>
        <w:rPr>
          <w:i/>
          <w:sz w:val="16"/>
          <w:lang w:val="ru-RU"/>
        </w:rPr>
        <w:t>Проверьте</w:t>
      </w:r>
      <w:r w:rsidR="00AC35B1">
        <w:rPr>
          <w:i/>
          <w:sz w:val="16"/>
        </w:rPr>
        <w:t xml:space="preserve"> </w:t>
      </w:r>
      <w:del w:id="3" w:author="Пользователь" w:date="2020-09-27T07:22:00Z">
        <w:r w:rsidDel="00786403">
          <w:rPr>
            <w:i/>
            <w:sz w:val="16"/>
            <w:lang w:val="ru-RU"/>
          </w:rPr>
          <w:delText>последнюю</w:delText>
        </w:r>
        <w:r w:rsidRPr="00D942E5" w:rsidDel="00786403">
          <w:rPr>
            <w:i/>
            <w:sz w:val="16"/>
            <w:lang w:val="ru-RU"/>
          </w:rPr>
          <w:delText xml:space="preserve"> </w:delText>
        </w:r>
      </w:del>
      <w:r>
        <w:rPr>
          <w:i/>
          <w:sz w:val="16"/>
          <w:lang w:val="ru-RU"/>
        </w:rPr>
        <w:t>версию на</w:t>
      </w:r>
      <w:r w:rsidRPr="00D942E5">
        <w:rPr>
          <w:i/>
          <w:sz w:val="16"/>
          <w:lang w:val="ru-RU"/>
        </w:rPr>
        <w:t xml:space="preserve"> </w:t>
      </w:r>
      <w:r>
        <w:rPr>
          <w:i/>
          <w:sz w:val="16"/>
          <w:lang w:val="ru-RU"/>
        </w:rPr>
        <w:t>сайте</w:t>
      </w:r>
      <w:r w:rsidR="00AC35B1">
        <w:rPr>
          <w:i/>
          <w:sz w:val="16"/>
        </w:rPr>
        <w:t xml:space="preserve">; </w:t>
      </w:r>
      <w:ins w:id="4" w:author="Пользователь" w:date="2020-09-27T07:19:00Z">
        <w:r w:rsidR="00786403" w:rsidRPr="00786403">
          <w:rPr>
            <w:i/>
            <w:sz w:val="16"/>
          </w:rPr>
          <w:t>делитесь ссылкой на сайт (а не фай</w:t>
        </w:r>
        <w:r w:rsidR="00786403">
          <w:rPr>
            <w:i/>
            <w:sz w:val="16"/>
            <w:lang w:val="ru-RU"/>
          </w:rPr>
          <w:t>лом</w:t>
        </w:r>
        <w:r w:rsidR="00786403" w:rsidRPr="00786403">
          <w:rPr>
            <w:i/>
            <w:sz w:val="16"/>
          </w:rPr>
          <w:t>), чтобы всегда иметь последнюю версию</w:t>
        </w:r>
        <w:r w:rsidR="00786403">
          <w:rPr>
            <w:i/>
            <w:sz w:val="16"/>
            <w:lang w:val="ru-RU"/>
          </w:rPr>
          <w:t>.</w:t>
        </w:r>
      </w:ins>
      <w:commentRangeStart w:id="5"/>
      <w:del w:id="6" w:author="Пользователь" w:date="2020-09-27T07:19:00Z">
        <w:r w:rsidDel="00786403">
          <w:rPr>
            <w:i/>
            <w:sz w:val="16"/>
            <w:lang w:val="ru-RU"/>
          </w:rPr>
          <w:delText>для актуальности передавайте ссылку на сайт</w:delText>
        </w:r>
        <w:r w:rsidR="00AC35B1" w:rsidDel="00786403">
          <w:rPr>
            <w:i/>
            <w:sz w:val="16"/>
          </w:rPr>
          <w:delText xml:space="preserve"> (</w:delText>
        </w:r>
        <w:r w:rsidDel="00786403">
          <w:rPr>
            <w:i/>
            <w:sz w:val="16"/>
            <w:lang w:val="ru-RU"/>
          </w:rPr>
          <w:delText>а не файл</w:delText>
        </w:r>
        <w:r w:rsidR="00AC35B1" w:rsidDel="00786403">
          <w:rPr>
            <w:i/>
            <w:sz w:val="16"/>
          </w:rPr>
          <w:delText>).</w:delText>
        </w:r>
        <w:commentRangeEnd w:id="5"/>
        <w:r w:rsidR="00651EEA" w:rsidDel="00786403">
          <w:rPr>
            <w:rStyle w:val="CommentReference"/>
          </w:rPr>
          <w:commentReference w:id="5"/>
        </w:r>
      </w:del>
    </w:p>
    <w:p w14:paraId="0EC7B22D" w14:textId="15BC6E5F" w:rsidR="00C64647" w:rsidRDefault="00D942E5">
      <w:pPr>
        <w:spacing w:after="218" w:line="256" w:lineRule="auto"/>
        <w:ind w:left="-5" w:right="0"/>
        <w:jc w:val="left"/>
      </w:pPr>
      <w:commentRangeStart w:id="7"/>
      <w:r w:rsidRPr="00D942E5">
        <w:rPr>
          <w:sz w:val="18"/>
        </w:rPr>
        <w:t>Кр</w:t>
      </w:r>
      <w:del w:id="8" w:author="Пользователь" w:date="2020-09-27T07:48:00Z">
        <w:r w:rsidRPr="00D942E5" w:rsidDel="00A77ADB">
          <w:rPr>
            <w:sz w:val="18"/>
          </w:rPr>
          <w:delText>е</w:delText>
        </w:r>
      </w:del>
      <w:ins w:id="9" w:author="Пользователь" w:date="2020-09-27T07:48:00Z">
        <w:r w:rsidR="00A77ADB">
          <w:rPr>
            <w:sz w:val="18"/>
            <w:lang w:val="ru-RU"/>
          </w:rPr>
          <w:t>э</w:t>
        </w:r>
      </w:ins>
      <w:del w:id="10" w:author="Пользователь" w:date="2020-09-27T07:20:00Z">
        <w:r w:rsidRPr="00D942E5" w:rsidDel="00786403">
          <w:rPr>
            <w:sz w:val="18"/>
          </w:rPr>
          <w:delText>й</w:delText>
        </w:r>
      </w:del>
      <w:r w:rsidRPr="00D942E5">
        <w:rPr>
          <w:sz w:val="18"/>
        </w:rPr>
        <w:t xml:space="preserve">г </w:t>
      </w:r>
      <w:commentRangeEnd w:id="7"/>
      <w:r w:rsidR="00651EEA">
        <w:rPr>
          <w:rStyle w:val="CommentReference"/>
        </w:rPr>
        <w:commentReference w:id="7"/>
      </w:r>
      <w:r w:rsidRPr="00D942E5">
        <w:rPr>
          <w:sz w:val="18"/>
        </w:rPr>
        <w:t xml:space="preserve">Ларман и Бас </w:t>
      </w:r>
      <w:commentRangeStart w:id="11"/>
      <w:r w:rsidRPr="00D942E5">
        <w:rPr>
          <w:sz w:val="18"/>
        </w:rPr>
        <w:t>Водд</w:t>
      </w:r>
      <w:ins w:id="12" w:author="Пользователь" w:date="2020-09-27T07:20:00Z">
        <w:r w:rsidR="00786403">
          <w:rPr>
            <w:sz w:val="18"/>
            <w:lang w:val="ru-RU"/>
          </w:rPr>
          <w:t>и</w:t>
        </w:r>
      </w:ins>
      <w:r w:rsidRPr="00D942E5">
        <w:rPr>
          <w:sz w:val="18"/>
        </w:rPr>
        <w:t xml:space="preserve"> </w:t>
      </w:r>
      <w:commentRangeEnd w:id="11"/>
      <w:r w:rsidR="00651EEA">
        <w:rPr>
          <w:rStyle w:val="CommentReference"/>
        </w:rPr>
        <w:commentReference w:id="11"/>
      </w:r>
      <w:r w:rsidRPr="00D942E5">
        <w:rPr>
          <w:sz w:val="18"/>
        </w:rPr>
        <w:t xml:space="preserve">являются авторами </w:t>
      </w:r>
      <w:commentRangeStart w:id="13"/>
      <w:commentRangeStart w:id="14"/>
      <w:r>
        <w:rPr>
          <w:i/>
          <w:sz w:val="18"/>
          <w:lang w:val="ru-RU"/>
        </w:rPr>
        <w:t>Масштабируемой Бережливой</w:t>
      </w:r>
      <w:r w:rsidR="00AC35B1">
        <w:rPr>
          <w:i/>
          <w:sz w:val="18"/>
        </w:rPr>
        <w:t xml:space="preserve"> </w:t>
      </w:r>
      <w:r>
        <w:rPr>
          <w:i/>
          <w:sz w:val="18"/>
          <w:lang w:val="ru-RU"/>
        </w:rPr>
        <w:t>и</w:t>
      </w:r>
      <w:r w:rsidR="00AC35B1">
        <w:rPr>
          <w:i/>
          <w:sz w:val="18"/>
        </w:rPr>
        <w:t xml:space="preserve"> </w:t>
      </w:r>
      <w:r>
        <w:rPr>
          <w:i/>
          <w:sz w:val="18"/>
          <w:lang w:val="ru-RU"/>
        </w:rPr>
        <w:t>Гибкой Разработки</w:t>
      </w:r>
      <w:commentRangeEnd w:id="13"/>
      <w:r w:rsidR="00651EEA">
        <w:rPr>
          <w:rStyle w:val="CommentReference"/>
        </w:rPr>
        <w:commentReference w:id="13"/>
      </w:r>
      <w:commentRangeEnd w:id="14"/>
      <w:r w:rsidR="00786403">
        <w:rPr>
          <w:rStyle w:val="CommentReference"/>
        </w:rPr>
        <w:commentReference w:id="14"/>
      </w:r>
      <w:r w:rsidR="00AC35B1">
        <w:rPr>
          <w:sz w:val="18"/>
        </w:rPr>
        <w:t xml:space="preserve">. </w:t>
      </w:r>
      <w:r>
        <w:rPr>
          <w:sz w:val="18"/>
          <w:lang w:val="ru-RU"/>
        </w:rPr>
        <w:t>Они</w:t>
      </w:r>
      <w:r w:rsidR="00AC35B1">
        <w:rPr>
          <w:sz w:val="18"/>
        </w:rPr>
        <w:t xml:space="preserve"> </w:t>
      </w:r>
      <w:r>
        <w:rPr>
          <w:sz w:val="18"/>
          <w:lang w:val="ru-RU"/>
        </w:rPr>
        <w:t>работают</w:t>
      </w:r>
      <w:r w:rsidRPr="00D942E5">
        <w:rPr>
          <w:sz w:val="18"/>
          <w:lang w:val="ru-RU"/>
        </w:rPr>
        <w:t xml:space="preserve"> </w:t>
      </w:r>
      <w:r>
        <w:rPr>
          <w:sz w:val="18"/>
          <w:lang w:val="ru-RU"/>
        </w:rPr>
        <w:t>в</w:t>
      </w:r>
      <w:r w:rsidRPr="00D942E5">
        <w:rPr>
          <w:sz w:val="18"/>
          <w:lang w:val="ru-RU"/>
        </w:rPr>
        <w:t xml:space="preserve"> </w:t>
      </w:r>
      <w:r>
        <w:rPr>
          <w:sz w:val="18"/>
          <w:lang w:val="ru-RU"/>
        </w:rPr>
        <w:t>качестве</w:t>
      </w:r>
      <w:r w:rsidRPr="00D942E5">
        <w:rPr>
          <w:sz w:val="18"/>
          <w:lang w:val="ru-RU"/>
        </w:rPr>
        <w:t xml:space="preserve"> </w:t>
      </w:r>
      <w:r>
        <w:rPr>
          <w:sz w:val="18"/>
          <w:lang w:val="ru-RU"/>
        </w:rPr>
        <w:t>коучей</w:t>
      </w:r>
      <w:r w:rsidRPr="00D942E5">
        <w:rPr>
          <w:sz w:val="18"/>
          <w:lang w:val="ru-RU"/>
        </w:rPr>
        <w:t xml:space="preserve"> </w:t>
      </w:r>
      <w:r>
        <w:rPr>
          <w:sz w:val="18"/>
          <w:lang w:val="ru-RU"/>
        </w:rPr>
        <w:t>менеджмента</w:t>
      </w:r>
      <w:r w:rsidRPr="00D942E5">
        <w:rPr>
          <w:sz w:val="18"/>
          <w:lang w:val="ru-RU"/>
        </w:rPr>
        <w:t xml:space="preserve"> </w:t>
      </w:r>
      <w:r>
        <w:rPr>
          <w:sz w:val="18"/>
          <w:lang w:val="ru-RU"/>
        </w:rPr>
        <w:t>в организациях, внедряющих бережливое мышление</w:t>
      </w:r>
      <w:r w:rsidR="00AC35B1">
        <w:rPr>
          <w:sz w:val="18"/>
        </w:rPr>
        <w:t xml:space="preserve">. </w:t>
      </w:r>
    </w:p>
    <w:p w14:paraId="1E0B1010" w14:textId="10F289EC" w:rsidR="00C64647" w:rsidRDefault="00D942E5">
      <w:pPr>
        <w:spacing w:after="218" w:line="256" w:lineRule="auto"/>
        <w:ind w:left="-5" w:right="0"/>
        <w:jc w:val="left"/>
      </w:pPr>
      <w:commentRangeStart w:id="15"/>
      <w:r>
        <w:rPr>
          <w:sz w:val="18"/>
          <w:lang w:val="ru-RU"/>
        </w:rPr>
        <w:t>Для</w:t>
      </w:r>
      <w:r w:rsidRPr="00D942E5">
        <w:rPr>
          <w:sz w:val="18"/>
          <w:lang w:val="ru-RU"/>
        </w:rPr>
        <w:t xml:space="preserve"> </w:t>
      </w:r>
      <w:del w:id="16" w:author="Пользователь" w:date="2020-09-27T07:22:00Z">
        <w:r w:rsidDel="00786403">
          <w:rPr>
            <w:sz w:val="18"/>
            <w:lang w:val="ru-RU"/>
          </w:rPr>
          <w:delText>получения</w:delText>
        </w:r>
        <w:r w:rsidRPr="00D942E5" w:rsidDel="00786403">
          <w:rPr>
            <w:sz w:val="18"/>
            <w:lang w:val="ru-RU"/>
          </w:rPr>
          <w:delText xml:space="preserve"> </w:delText>
        </w:r>
        <w:r w:rsidDel="00786403">
          <w:rPr>
            <w:sz w:val="18"/>
            <w:lang w:val="ru-RU"/>
          </w:rPr>
          <w:delText>консалтинга</w:delText>
        </w:r>
        <w:r w:rsidRPr="00D942E5" w:rsidDel="00786403">
          <w:rPr>
            <w:sz w:val="18"/>
            <w:lang w:val="ru-RU"/>
          </w:rPr>
          <w:delText xml:space="preserve"> </w:delText>
        </w:r>
        <w:r w:rsidDel="00786403">
          <w:rPr>
            <w:sz w:val="18"/>
            <w:lang w:val="ru-RU"/>
          </w:rPr>
          <w:delText>или</w:delText>
        </w:r>
        <w:r w:rsidRPr="00D942E5" w:rsidDel="00786403">
          <w:rPr>
            <w:sz w:val="18"/>
            <w:lang w:val="ru-RU"/>
          </w:rPr>
          <w:delText xml:space="preserve"> </w:delText>
        </w:r>
        <w:r w:rsidDel="00786403">
          <w:rPr>
            <w:sz w:val="18"/>
            <w:lang w:val="ru-RU"/>
          </w:rPr>
          <w:delText>другой</w:delText>
        </w:r>
        <w:r w:rsidRPr="00D942E5" w:rsidDel="00786403">
          <w:rPr>
            <w:sz w:val="18"/>
            <w:lang w:val="ru-RU"/>
          </w:rPr>
          <w:delText xml:space="preserve"> </w:delText>
        </w:r>
        <w:r w:rsidDel="00786403">
          <w:rPr>
            <w:sz w:val="18"/>
            <w:lang w:val="ru-RU"/>
          </w:rPr>
          <w:delText>информации</w:delText>
        </w:r>
        <w:commentRangeEnd w:id="15"/>
        <w:r w:rsidR="00651EEA" w:rsidDel="00786403">
          <w:rPr>
            <w:rStyle w:val="CommentReference"/>
          </w:rPr>
          <w:commentReference w:id="15"/>
        </w:r>
      </w:del>
      <w:ins w:id="17" w:author="Пользователь" w:date="2020-09-27T07:22:00Z">
        <w:r w:rsidR="00786403">
          <w:rPr>
            <w:sz w:val="18"/>
            <w:lang w:val="ru-RU"/>
          </w:rPr>
          <w:t>консультации и других вопросов</w:t>
        </w:r>
      </w:ins>
      <w:r w:rsidR="00AC35B1">
        <w:rPr>
          <w:sz w:val="18"/>
        </w:rPr>
        <w:t xml:space="preserve">, </w:t>
      </w:r>
      <w:r w:rsidR="00356020">
        <w:rPr>
          <w:sz w:val="18"/>
          <w:lang w:val="ru-RU"/>
        </w:rPr>
        <w:t xml:space="preserve">смотрите, </w:t>
      </w:r>
      <w:r>
        <w:rPr>
          <w:sz w:val="18"/>
          <w:lang w:val="ru-RU"/>
        </w:rPr>
        <w:t>пожалуйста</w:t>
      </w:r>
      <w:r w:rsidR="00356020">
        <w:rPr>
          <w:sz w:val="18"/>
          <w:lang w:val="ru-RU"/>
        </w:rPr>
        <w:t>,</w:t>
      </w:r>
      <w:r w:rsidR="00AC35B1">
        <w:rPr>
          <w:sz w:val="18"/>
        </w:rPr>
        <w:t xml:space="preserve"> </w:t>
      </w:r>
      <w:r w:rsidR="00AC35B1">
        <w:rPr>
          <w:i/>
          <w:sz w:val="18"/>
        </w:rPr>
        <w:t>craiglarman.com</w:t>
      </w:r>
      <w:r w:rsidR="00AC35B1">
        <w:rPr>
          <w:sz w:val="18"/>
        </w:rPr>
        <w:t xml:space="preserve"> </w:t>
      </w:r>
      <w:r w:rsidR="00356020">
        <w:rPr>
          <w:sz w:val="18"/>
          <w:lang w:val="ru-RU"/>
        </w:rPr>
        <w:t>и</w:t>
      </w:r>
      <w:r w:rsidR="00AC35B1">
        <w:rPr>
          <w:sz w:val="18"/>
        </w:rPr>
        <w:t xml:space="preserve"> </w:t>
      </w:r>
      <w:r w:rsidR="00AC35B1">
        <w:rPr>
          <w:i/>
          <w:sz w:val="18"/>
        </w:rPr>
        <w:t>odd-e.com</w:t>
      </w:r>
      <w:r w:rsidR="00AC35B1">
        <w:rPr>
          <w:sz w:val="18"/>
        </w:rPr>
        <w:t>.</w:t>
      </w:r>
    </w:p>
    <w:p w14:paraId="2973F3A1" w14:textId="2601B83A" w:rsidR="00C64647" w:rsidRDefault="00356020">
      <w:pPr>
        <w:spacing w:after="1000" w:line="253" w:lineRule="auto"/>
        <w:ind w:left="0" w:right="0" w:firstLine="0"/>
      </w:pPr>
      <w:r w:rsidRPr="00356020">
        <w:rPr>
          <w:i/>
          <w:sz w:val="18"/>
        </w:rPr>
        <w:t>Замечение</w:t>
      </w:r>
      <w:r w:rsidR="00AC35B1">
        <w:rPr>
          <w:sz w:val="18"/>
        </w:rPr>
        <w:t xml:space="preserve">: </w:t>
      </w:r>
      <w:r w:rsidRPr="00356020">
        <w:rPr>
          <w:sz w:val="18"/>
        </w:rPr>
        <w:t>Бережливое мышление</w:t>
      </w:r>
      <w:r w:rsidR="00AC35B1">
        <w:rPr>
          <w:sz w:val="18"/>
        </w:rPr>
        <w:t xml:space="preserve"> </w:t>
      </w:r>
      <w:r w:rsidRPr="00356020">
        <w:rPr>
          <w:sz w:val="18"/>
        </w:rPr>
        <w:t>и</w:t>
      </w:r>
      <w:r w:rsidR="00AC35B1">
        <w:rPr>
          <w:sz w:val="18"/>
        </w:rPr>
        <w:t xml:space="preserve"> </w:t>
      </w:r>
      <w:r w:rsidRPr="00356020">
        <w:rPr>
          <w:sz w:val="18"/>
        </w:rPr>
        <w:t xml:space="preserve">Путь </w:t>
      </w:r>
      <w:r w:rsidR="00AC35B1">
        <w:rPr>
          <w:sz w:val="18"/>
        </w:rPr>
        <w:t xml:space="preserve">Toyota </w:t>
      </w:r>
      <w:r w:rsidRPr="00356020">
        <w:rPr>
          <w:sz w:val="18"/>
        </w:rPr>
        <w:t>являются довольно</w:t>
      </w:r>
      <w:r w:rsidR="00AC35B1">
        <w:rPr>
          <w:sz w:val="18"/>
        </w:rPr>
        <w:t xml:space="preserve"> </w:t>
      </w:r>
      <w:r w:rsidRPr="00356020">
        <w:rPr>
          <w:i/>
          <w:sz w:val="18"/>
        </w:rPr>
        <w:t>обширными</w:t>
      </w:r>
      <w:r w:rsidR="00AC35B1">
        <w:rPr>
          <w:sz w:val="18"/>
        </w:rPr>
        <w:t xml:space="preserve"> </w:t>
      </w:r>
      <w:r w:rsidRPr="00356020">
        <w:rPr>
          <w:sz w:val="18"/>
        </w:rPr>
        <w:t>темами</w:t>
      </w:r>
      <w:r w:rsidR="00AC35B1">
        <w:rPr>
          <w:sz w:val="18"/>
        </w:rPr>
        <w:t xml:space="preserve">, </w:t>
      </w:r>
      <w:r w:rsidRPr="00356020">
        <w:rPr>
          <w:sz w:val="18"/>
        </w:rPr>
        <w:t>охватывающими</w:t>
      </w:r>
      <w:r>
        <w:rPr>
          <w:sz w:val="18"/>
          <w:lang w:val="ru-RU"/>
        </w:rPr>
        <w:t xml:space="preserve"> </w:t>
      </w:r>
      <w:r w:rsidRPr="00356020">
        <w:rPr>
          <w:sz w:val="18"/>
        </w:rPr>
        <w:t>разработк</w:t>
      </w:r>
      <w:r>
        <w:rPr>
          <w:sz w:val="18"/>
          <w:lang w:val="ru-RU"/>
        </w:rPr>
        <w:t>у</w:t>
      </w:r>
      <w:r w:rsidRPr="00356020">
        <w:rPr>
          <w:sz w:val="18"/>
        </w:rPr>
        <w:t xml:space="preserve"> продуктов</w:t>
      </w:r>
      <w:r w:rsidR="00AC35B1">
        <w:rPr>
          <w:sz w:val="18"/>
        </w:rPr>
        <w:t xml:space="preserve">, </w:t>
      </w:r>
      <w:r w:rsidRPr="00356020">
        <w:rPr>
          <w:sz w:val="18"/>
        </w:rPr>
        <w:t>оказани</w:t>
      </w:r>
      <w:r>
        <w:rPr>
          <w:sz w:val="18"/>
          <w:lang w:val="ru-RU"/>
        </w:rPr>
        <w:t>е</w:t>
      </w:r>
      <w:r w:rsidRPr="00356020">
        <w:rPr>
          <w:sz w:val="18"/>
        </w:rPr>
        <w:t xml:space="preserve"> услуг</w:t>
      </w:r>
      <w:r w:rsidR="00AC35B1">
        <w:rPr>
          <w:sz w:val="18"/>
        </w:rPr>
        <w:t xml:space="preserve">, </w:t>
      </w:r>
      <w:r w:rsidRPr="00356020">
        <w:rPr>
          <w:sz w:val="18"/>
        </w:rPr>
        <w:t>продаж</w:t>
      </w:r>
      <w:r>
        <w:rPr>
          <w:sz w:val="18"/>
          <w:lang w:val="ru-RU"/>
        </w:rPr>
        <w:t>и</w:t>
      </w:r>
      <w:r w:rsidR="00AC35B1">
        <w:rPr>
          <w:sz w:val="18"/>
        </w:rPr>
        <w:t xml:space="preserve">, </w:t>
      </w:r>
      <w:ins w:id="18" w:author="Пользователь" w:date="2020-09-27T07:23:00Z">
        <w:r w:rsidR="00786403">
          <w:rPr>
            <w:sz w:val="18"/>
            <w:lang w:val="ru-RU"/>
          </w:rPr>
          <w:t>у</w:t>
        </w:r>
      </w:ins>
      <w:commentRangeStart w:id="19"/>
      <w:del w:id="20" w:author="Пользователь" w:date="2020-09-27T07:23:00Z">
        <w:r w:rsidRPr="00356020" w:rsidDel="00786403">
          <w:rPr>
            <w:sz w:val="18"/>
          </w:rPr>
          <w:delText>У</w:delText>
        </w:r>
      </w:del>
      <w:r w:rsidRPr="00356020">
        <w:rPr>
          <w:sz w:val="18"/>
        </w:rPr>
        <w:t xml:space="preserve">правление </w:t>
      </w:r>
      <w:ins w:id="21" w:author="Пользователь" w:date="2020-09-27T07:23:00Z">
        <w:r w:rsidR="00786403">
          <w:rPr>
            <w:sz w:val="18"/>
            <w:lang w:val="ru-RU"/>
          </w:rPr>
          <w:t>п</w:t>
        </w:r>
      </w:ins>
      <w:del w:id="22" w:author="Пользователь" w:date="2020-09-27T07:23:00Z">
        <w:r w:rsidRPr="00356020" w:rsidDel="00786403">
          <w:rPr>
            <w:sz w:val="18"/>
          </w:rPr>
          <w:delText>П</w:delText>
        </w:r>
      </w:del>
      <w:r w:rsidRPr="00356020">
        <w:rPr>
          <w:sz w:val="18"/>
        </w:rPr>
        <w:t>ерсоналом</w:t>
      </w:r>
      <w:commentRangeEnd w:id="19"/>
      <w:r w:rsidR="00651EEA">
        <w:rPr>
          <w:rStyle w:val="CommentReference"/>
        </w:rPr>
        <w:commentReference w:id="19"/>
      </w:r>
      <w:r w:rsidR="00AC35B1">
        <w:rPr>
          <w:sz w:val="18"/>
        </w:rPr>
        <w:t xml:space="preserve"> </w:t>
      </w:r>
      <w:r>
        <w:rPr>
          <w:sz w:val="18"/>
          <w:lang w:val="ru-RU"/>
        </w:rPr>
        <w:t>и производство</w:t>
      </w:r>
      <w:r w:rsidR="00AC35B1">
        <w:rPr>
          <w:sz w:val="18"/>
        </w:rPr>
        <w:t xml:space="preserve">, </w:t>
      </w:r>
      <w:r>
        <w:rPr>
          <w:sz w:val="18"/>
          <w:lang w:val="ru-RU"/>
        </w:rPr>
        <w:t>и</w:t>
      </w:r>
      <w:r w:rsidR="00AC35B1">
        <w:rPr>
          <w:sz w:val="18"/>
        </w:rPr>
        <w:t xml:space="preserve"> </w:t>
      </w:r>
      <w:r>
        <w:rPr>
          <w:sz w:val="18"/>
          <w:lang w:val="ru-RU"/>
        </w:rPr>
        <w:t>включающими функции</w:t>
      </w:r>
      <w:r w:rsidR="00AC35B1">
        <w:rPr>
          <w:sz w:val="18"/>
        </w:rPr>
        <w:t xml:space="preserve">: </w:t>
      </w:r>
      <w:r>
        <w:rPr>
          <w:sz w:val="18"/>
          <w:lang w:val="ru-RU"/>
        </w:rPr>
        <w:t>менеджмента</w:t>
      </w:r>
      <w:r w:rsidR="00AC35B1">
        <w:rPr>
          <w:sz w:val="18"/>
        </w:rPr>
        <w:t xml:space="preserve">, </w:t>
      </w:r>
      <w:r>
        <w:rPr>
          <w:sz w:val="18"/>
          <w:lang w:val="ru-RU"/>
        </w:rPr>
        <w:t>проектирования</w:t>
      </w:r>
      <w:r w:rsidR="00AC35B1">
        <w:rPr>
          <w:sz w:val="18"/>
        </w:rPr>
        <w:t xml:space="preserve">, </w:t>
      </w:r>
      <w:r>
        <w:rPr>
          <w:sz w:val="18"/>
          <w:lang w:val="ru-RU"/>
        </w:rPr>
        <w:t>поставки</w:t>
      </w:r>
      <w:r w:rsidR="00AC35B1">
        <w:rPr>
          <w:sz w:val="18"/>
        </w:rPr>
        <w:t xml:space="preserve"> </w:t>
      </w:r>
      <w:r>
        <w:rPr>
          <w:sz w:val="18"/>
          <w:lang w:val="ru-RU"/>
        </w:rPr>
        <w:t>и другие</w:t>
      </w:r>
      <w:r w:rsidR="00AC35B1">
        <w:rPr>
          <w:sz w:val="18"/>
        </w:rPr>
        <w:t xml:space="preserve">. </w:t>
      </w:r>
      <w:r>
        <w:rPr>
          <w:sz w:val="18"/>
          <w:lang w:val="ru-RU"/>
        </w:rPr>
        <w:t>Мы</w:t>
      </w:r>
      <w:r w:rsidRPr="00356020">
        <w:rPr>
          <w:sz w:val="18"/>
          <w:lang w:val="ru-RU"/>
        </w:rPr>
        <w:t xml:space="preserve"> </w:t>
      </w:r>
      <w:r>
        <w:rPr>
          <w:sz w:val="18"/>
          <w:lang w:val="ru-RU"/>
        </w:rPr>
        <w:t>советуем</w:t>
      </w:r>
      <w:r w:rsidR="00AC35B1">
        <w:rPr>
          <w:sz w:val="18"/>
        </w:rPr>
        <w:t xml:space="preserve"> </w:t>
      </w:r>
      <w:r>
        <w:rPr>
          <w:sz w:val="18"/>
          <w:lang w:val="ru-RU"/>
        </w:rPr>
        <w:t>более</w:t>
      </w:r>
      <w:r w:rsidRPr="00356020">
        <w:rPr>
          <w:sz w:val="18"/>
          <w:lang w:val="ru-RU"/>
        </w:rPr>
        <w:t xml:space="preserve"> </w:t>
      </w:r>
      <w:r>
        <w:rPr>
          <w:sz w:val="18"/>
          <w:lang w:val="ru-RU"/>
        </w:rPr>
        <w:t>глубокое</w:t>
      </w:r>
      <w:r w:rsidRPr="00356020">
        <w:rPr>
          <w:sz w:val="18"/>
          <w:lang w:val="ru-RU"/>
        </w:rPr>
        <w:t xml:space="preserve"> </w:t>
      </w:r>
      <w:r>
        <w:rPr>
          <w:sz w:val="18"/>
          <w:lang w:val="ru-RU"/>
        </w:rPr>
        <w:t>изучение</w:t>
      </w:r>
      <w:r w:rsidR="00AC35B1">
        <w:rPr>
          <w:sz w:val="18"/>
        </w:rPr>
        <w:t xml:space="preserve">; </w:t>
      </w:r>
      <w:r>
        <w:rPr>
          <w:sz w:val="18"/>
          <w:lang w:val="ru-RU"/>
        </w:rPr>
        <w:t>см. раздел</w:t>
      </w:r>
      <w:r w:rsidR="00AC35B1">
        <w:rPr>
          <w:sz w:val="18"/>
        </w:rPr>
        <w:t xml:space="preserve"> </w:t>
      </w:r>
      <w:r>
        <w:rPr>
          <w:i/>
          <w:sz w:val="18"/>
          <w:lang w:val="ru-RU"/>
        </w:rPr>
        <w:t>Рекоменд</w:t>
      </w:r>
      <w:r w:rsidR="0080724E">
        <w:rPr>
          <w:i/>
          <w:sz w:val="18"/>
          <w:lang w:val="ru-RU"/>
        </w:rPr>
        <w:t xml:space="preserve">ованная Литература </w:t>
      </w:r>
      <w:r>
        <w:rPr>
          <w:sz w:val="18"/>
          <w:lang w:val="ru-RU"/>
        </w:rPr>
        <w:t>в конце</w:t>
      </w:r>
      <w:r w:rsidR="00AC35B1">
        <w:rPr>
          <w:sz w:val="18"/>
        </w:rPr>
        <w:t>.</w:t>
      </w:r>
    </w:p>
    <w:sdt>
      <w:sdtPr>
        <w:rPr>
          <w:rFonts w:ascii="Times New Roman" w:eastAsia="Times New Roman" w:hAnsi="Times New Roman" w:cs="Times New Roman"/>
          <w:b w:val="0"/>
          <w:color w:val="000000"/>
          <w:sz w:val="20"/>
        </w:rPr>
        <w:id w:val="589591087"/>
        <w:docPartObj>
          <w:docPartGallery w:val="Table of Contents"/>
        </w:docPartObj>
      </w:sdtPr>
      <w:sdtEndPr/>
      <w:sdtContent>
        <w:p w14:paraId="60563BB5" w14:textId="1377F991" w:rsidR="00C64647" w:rsidRPr="00442513" w:rsidRDefault="00E774E2">
          <w:pPr>
            <w:pStyle w:val="Heading2"/>
            <w:ind w:left="71" w:right="62"/>
            <w:rPr>
              <w:smallCaps/>
              <w:lang w:val="ru-RU"/>
            </w:rPr>
          </w:pPr>
          <w:r w:rsidRPr="00442513">
            <w:rPr>
              <w:smallCaps/>
              <w:sz w:val="23"/>
              <w:lang w:val="ru-RU"/>
            </w:rPr>
            <w:t>Содержание</w:t>
          </w:r>
        </w:p>
        <w:p w14:paraId="1D8BEDB8" w14:textId="0D3F1AA9" w:rsidR="0080724E" w:rsidRDefault="007062C0">
          <w:pPr>
            <w:pStyle w:val="TOC1"/>
            <w:tabs>
              <w:tab w:val="right" w:pos="8828"/>
            </w:tabs>
            <w:rPr>
              <w:rFonts w:asciiTheme="minorHAnsi" w:eastAsiaTheme="minorEastAsia" w:hAnsiTheme="minorHAnsi" w:cstheme="minorBidi"/>
              <w:b w:val="0"/>
              <w:noProof/>
              <w:color w:val="auto"/>
              <w:sz w:val="24"/>
            </w:rPr>
          </w:pPr>
          <w:r>
            <w:rPr>
              <w:rFonts w:ascii="Helvetica Neue Condensed" w:hAnsi="Helvetica Neue Condensed"/>
              <w:color w:val="0000FF"/>
              <w:sz w:val="18"/>
            </w:rPr>
            <w:fldChar w:fldCharType="begin"/>
          </w:r>
          <w:r>
            <w:rPr>
              <w:rFonts w:ascii="Helvetica Neue Condensed" w:hAnsi="Helvetica Neue Condensed"/>
              <w:color w:val="0000FF"/>
              <w:sz w:val="18"/>
            </w:rPr>
            <w:instrText xml:space="preserve"> TOC \o "1-1" \p " " \h \z \u </w:instrText>
          </w:r>
          <w:r>
            <w:rPr>
              <w:rFonts w:ascii="Helvetica Neue Condensed" w:hAnsi="Helvetica Neue Condensed"/>
              <w:color w:val="0000FF"/>
              <w:sz w:val="18"/>
            </w:rPr>
            <w:fldChar w:fldCharType="separate"/>
          </w:r>
          <w:hyperlink w:anchor="_Toc52001253" w:history="1">
            <w:r w:rsidR="0080724E" w:rsidRPr="00B86517">
              <w:rPr>
                <w:rStyle w:val="Hyperlink"/>
                <w:noProof/>
              </w:rPr>
              <w:t>Введение</w:t>
            </w:r>
            <w:r w:rsidR="0080724E">
              <w:rPr>
                <w:noProof/>
                <w:webHidden/>
              </w:rPr>
              <w:t xml:space="preserve"> </w:t>
            </w:r>
            <w:r w:rsidR="0080724E">
              <w:rPr>
                <w:noProof/>
                <w:webHidden/>
              </w:rPr>
              <w:fldChar w:fldCharType="begin"/>
            </w:r>
            <w:r w:rsidR="0080724E">
              <w:rPr>
                <w:noProof/>
                <w:webHidden/>
              </w:rPr>
              <w:instrText xml:space="preserve"> PAGEREF _Toc52001253 \h </w:instrText>
            </w:r>
            <w:r w:rsidR="0080724E">
              <w:rPr>
                <w:noProof/>
                <w:webHidden/>
              </w:rPr>
            </w:r>
            <w:r w:rsidR="0080724E">
              <w:rPr>
                <w:noProof/>
                <w:webHidden/>
              </w:rPr>
              <w:fldChar w:fldCharType="separate"/>
            </w:r>
            <w:r w:rsidR="0080724E">
              <w:rPr>
                <w:noProof/>
                <w:webHidden/>
              </w:rPr>
              <w:t>2</w:t>
            </w:r>
            <w:r w:rsidR="0080724E">
              <w:rPr>
                <w:noProof/>
                <w:webHidden/>
              </w:rPr>
              <w:fldChar w:fldCharType="end"/>
            </w:r>
          </w:hyperlink>
        </w:p>
        <w:p w14:paraId="1C2B768D" w14:textId="6CF3C5FD"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54" w:history="1">
            <w:r w:rsidR="0080724E" w:rsidRPr="00B86517">
              <w:rPr>
                <w:rStyle w:val="Hyperlink"/>
                <w:noProof/>
              </w:rPr>
              <w:t>Бережливое Мышление: Общая Картина</w:t>
            </w:r>
            <w:r w:rsidR="0080724E">
              <w:rPr>
                <w:noProof/>
                <w:webHidden/>
              </w:rPr>
              <w:t xml:space="preserve"> </w:t>
            </w:r>
            <w:r w:rsidR="0080724E">
              <w:rPr>
                <w:noProof/>
                <w:webHidden/>
              </w:rPr>
              <w:fldChar w:fldCharType="begin"/>
            </w:r>
            <w:r w:rsidR="0080724E">
              <w:rPr>
                <w:noProof/>
                <w:webHidden/>
              </w:rPr>
              <w:instrText xml:space="preserve"> PAGEREF _Toc52001254 \h </w:instrText>
            </w:r>
            <w:r w:rsidR="0080724E">
              <w:rPr>
                <w:noProof/>
                <w:webHidden/>
              </w:rPr>
            </w:r>
            <w:r w:rsidR="0080724E">
              <w:rPr>
                <w:noProof/>
                <w:webHidden/>
              </w:rPr>
              <w:fldChar w:fldCharType="separate"/>
            </w:r>
            <w:r w:rsidR="0080724E">
              <w:rPr>
                <w:noProof/>
                <w:webHidden/>
              </w:rPr>
              <w:t>3</w:t>
            </w:r>
            <w:r w:rsidR="0080724E">
              <w:rPr>
                <w:noProof/>
                <w:webHidden/>
              </w:rPr>
              <w:fldChar w:fldCharType="end"/>
            </w:r>
          </w:hyperlink>
        </w:p>
        <w:p w14:paraId="4A6FB65F" w14:textId="16F6596E"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55" w:history="1">
            <w:r w:rsidR="0080724E" w:rsidRPr="00B86517">
              <w:rPr>
                <w:rStyle w:val="Hyperlink"/>
                <w:noProof/>
                <w:lang w:val="ru-RU"/>
              </w:rPr>
              <w:t>Предыстория</w:t>
            </w:r>
            <w:r w:rsidR="0080724E">
              <w:rPr>
                <w:noProof/>
                <w:webHidden/>
              </w:rPr>
              <w:t xml:space="preserve"> </w:t>
            </w:r>
            <w:r w:rsidR="0080724E">
              <w:rPr>
                <w:noProof/>
                <w:webHidden/>
              </w:rPr>
              <w:fldChar w:fldCharType="begin"/>
            </w:r>
            <w:r w:rsidR="0080724E">
              <w:rPr>
                <w:noProof/>
                <w:webHidden/>
              </w:rPr>
              <w:instrText xml:space="preserve"> PAGEREF _Toc52001255 \h </w:instrText>
            </w:r>
            <w:r w:rsidR="0080724E">
              <w:rPr>
                <w:noProof/>
                <w:webHidden/>
              </w:rPr>
            </w:r>
            <w:r w:rsidR="0080724E">
              <w:rPr>
                <w:noProof/>
                <w:webHidden/>
              </w:rPr>
              <w:fldChar w:fldCharType="separate"/>
            </w:r>
            <w:r w:rsidR="0080724E">
              <w:rPr>
                <w:noProof/>
                <w:webHidden/>
              </w:rPr>
              <w:t>7</w:t>
            </w:r>
            <w:r w:rsidR="0080724E">
              <w:rPr>
                <w:noProof/>
                <w:webHidden/>
              </w:rPr>
              <w:fldChar w:fldCharType="end"/>
            </w:r>
          </w:hyperlink>
        </w:p>
        <w:p w14:paraId="3AB4285D" w14:textId="68D1013D"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56" w:history="1">
            <w:r w:rsidR="0080724E" w:rsidRPr="00B86517">
              <w:rPr>
                <w:rStyle w:val="Hyperlink"/>
                <w:noProof/>
              </w:rPr>
              <w:t>Обзор Бережливого Подхода: Дом Бережливого Мышления</w:t>
            </w:r>
            <w:r w:rsidR="0080724E">
              <w:rPr>
                <w:noProof/>
                <w:webHidden/>
              </w:rPr>
              <w:t xml:space="preserve"> </w:t>
            </w:r>
            <w:r w:rsidR="0080724E">
              <w:rPr>
                <w:noProof/>
                <w:webHidden/>
              </w:rPr>
              <w:fldChar w:fldCharType="begin"/>
            </w:r>
            <w:r w:rsidR="0080724E">
              <w:rPr>
                <w:noProof/>
                <w:webHidden/>
              </w:rPr>
              <w:instrText xml:space="preserve"> PAGEREF _Toc52001256 \h </w:instrText>
            </w:r>
            <w:r w:rsidR="0080724E">
              <w:rPr>
                <w:noProof/>
                <w:webHidden/>
              </w:rPr>
            </w:r>
            <w:r w:rsidR="0080724E">
              <w:rPr>
                <w:noProof/>
                <w:webHidden/>
              </w:rPr>
              <w:fldChar w:fldCharType="separate"/>
            </w:r>
            <w:r w:rsidR="0080724E">
              <w:rPr>
                <w:noProof/>
                <w:webHidden/>
              </w:rPr>
              <w:t>8</w:t>
            </w:r>
            <w:r w:rsidR="0080724E">
              <w:rPr>
                <w:noProof/>
                <w:webHidden/>
              </w:rPr>
              <w:fldChar w:fldCharType="end"/>
            </w:r>
          </w:hyperlink>
        </w:p>
        <w:p w14:paraId="2C7D4710" w14:textId="481F59A0"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57" w:history="1">
            <w:r w:rsidR="0080724E" w:rsidRPr="00B86517">
              <w:rPr>
                <w:rStyle w:val="Hyperlink"/>
                <w:noProof/>
                <w:lang w:val="ru-RU"/>
              </w:rPr>
              <w:t>Цель Бережливого Подхода</w:t>
            </w:r>
            <w:r w:rsidR="0080724E" w:rsidRPr="00B86517">
              <w:rPr>
                <w:rStyle w:val="Hyperlink"/>
                <w:noProof/>
              </w:rPr>
              <w:t xml:space="preserve">: </w:t>
            </w:r>
            <w:r w:rsidR="0080724E" w:rsidRPr="00B86517">
              <w:rPr>
                <w:rStyle w:val="Hyperlink"/>
                <w:noProof/>
                <w:lang w:val="ru-RU"/>
              </w:rPr>
              <w:t>Стабильная и Быстрая Поставка Ценности</w:t>
            </w:r>
            <w:r w:rsidR="0080724E">
              <w:rPr>
                <w:noProof/>
                <w:webHidden/>
              </w:rPr>
              <w:t xml:space="preserve"> </w:t>
            </w:r>
            <w:r w:rsidR="0080724E">
              <w:rPr>
                <w:noProof/>
                <w:webHidden/>
              </w:rPr>
              <w:fldChar w:fldCharType="begin"/>
            </w:r>
            <w:r w:rsidR="0080724E">
              <w:rPr>
                <w:noProof/>
                <w:webHidden/>
              </w:rPr>
              <w:instrText xml:space="preserve"> PAGEREF _Toc52001257 \h </w:instrText>
            </w:r>
            <w:r w:rsidR="0080724E">
              <w:rPr>
                <w:noProof/>
                <w:webHidden/>
              </w:rPr>
            </w:r>
            <w:r w:rsidR="0080724E">
              <w:rPr>
                <w:noProof/>
                <w:webHidden/>
              </w:rPr>
              <w:fldChar w:fldCharType="separate"/>
            </w:r>
            <w:r w:rsidR="0080724E">
              <w:rPr>
                <w:noProof/>
                <w:webHidden/>
              </w:rPr>
              <w:t>9</w:t>
            </w:r>
            <w:r w:rsidR="0080724E">
              <w:rPr>
                <w:noProof/>
                <w:webHidden/>
              </w:rPr>
              <w:fldChar w:fldCharType="end"/>
            </w:r>
          </w:hyperlink>
        </w:p>
        <w:p w14:paraId="5D1BEB08" w14:textId="78D01607"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58" w:history="1">
            <w:r w:rsidR="0080724E" w:rsidRPr="00B86517">
              <w:rPr>
                <w:rStyle w:val="Hyperlink"/>
                <w:noProof/>
              </w:rPr>
              <w:t>Фундамент Бережливого Подхода: Бережливо-Мыслящие Менеджеры-Учителя</w:t>
            </w:r>
            <w:r w:rsidR="0080724E">
              <w:rPr>
                <w:noProof/>
                <w:webHidden/>
              </w:rPr>
              <w:t xml:space="preserve"> </w:t>
            </w:r>
            <w:r w:rsidR="0080724E">
              <w:rPr>
                <w:noProof/>
                <w:webHidden/>
              </w:rPr>
              <w:fldChar w:fldCharType="begin"/>
            </w:r>
            <w:r w:rsidR="0080724E">
              <w:rPr>
                <w:noProof/>
                <w:webHidden/>
              </w:rPr>
              <w:instrText xml:space="preserve"> PAGEREF _Toc52001258 \h </w:instrText>
            </w:r>
            <w:r w:rsidR="0080724E">
              <w:rPr>
                <w:noProof/>
                <w:webHidden/>
              </w:rPr>
            </w:r>
            <w:r w:rsidR="0080724E">
              <w:rPr>
                <w:noProof/>
                <w:webHidden/>
              </w:rPr>
              <w:fldChar w:fldCharType="separate"/>
            </w:r>
            <w:r w:rsidR="0080724E">
              <w:rPr>
                <w:noProof/>
                <w:webHidden/>
              </w:rPr>
              <w:t>10</w:t>
            </w:r>
            <w:r w:rsidR="0080724E">
              <w:rPr>
                <w:noProof/>
                <w:webHidden/>
              </w:rPr>
              <w:fldChar w:fldCharType="end"/>
            </w:r>
          </w:hyperlink>
        </w:p>
        <w:p w14:paraId="131470EB" w14:textId="272336AC"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59" w:history="1">
            <w:r w:rsidR="0080724E" w:rsidRPr="00B86517">
              <w:rPr>
                <w:rStyle w:val="Hyperlink"/>
                <w:noProof/>
              </w:rPr>
              <w:t>Столп Первый: Уважение к Людям</w:t>
            </w:r>
            <w:r w:rsidR="0080724E">
              <w:rPr>
                <w:noProof/>
                <w:webHidden/>
              </w:rPr>
              <w:t xml:space="preserve"> </w:t>
            </w:r>
            <w:r w:rsidR="0080724E">
              <w:rPr>
                <w:noProof/>
                <w:webHidden/>
              </w:rPr>
              <w:fldChar w:fldCharType="begin"/>
            </w:r>
            <w:r w:rsidR="0080724E">
              <w:rPr>
                <w:noProof/>
                <w:webHidden/>
              </w:rPr>
              <w:instrText xml:space="preserve"> PAGEREF _Toc52001259 \h </w:instrText>
            </w:r>
            <w:r w:rsidR="0080724E">
              <w:rPr>
                <w:noProof/>
                <w:webHidden/>
              </w:rPr>
            </w:r>
            <w:r w:rsidR="0080724E">
              <w:rPr>
                <w:noProof/>
                <w:webHidden/>
              </w:rPr>
              <w:fldChar w:fldCharType="separate"/>
            </w:r>
            <w:r w:rsidR="0080724E">
              <w:rPr>
                <w:noProof/>
                <w:webHidden/>
              </w:rPr>
              <w:t>12</w:t>
            </w:r>
            <w:r w:rsidR="0080724E">
              <w:rPr>
                <w:noProof/>
                <w:webHidden/>
              </w:rPr>
              <w:fldChar w:fldCharType="end"/>
            </w:r>
          </w:hyperlink>
        </w:p>
        <w:p w14:paraId="123CA723" w14:textId="380D6B1A"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60" w:history="1">
            <w:r w:rsidR="0080724E" w:rsidRPr="00B86517">
              <w:rPr>
                <w:rStyle w:val="Hyperlink"/>
                <w:noProof/>
              </w:rPr>
              <w:t>Столп Второй: Непрерывное Совершенствование</w:t>
            </w:r>
            <w:r w:rsidR="0080724E">
              <w:rPr>
                <w:noProof/>
                <w:webHidden/>
              </w:rPr>
              <w:t xml:space="preserve"> </w:t>
            </w:r>
            <w:r w:rsidR="0080724E">
              <w:rPr>
                <w:noProof/>
                <w:webHidden/>
              </w:rPr>
              <w:fldChar w:fldCharType="begin"/>
            </w:r>
            <w:r w:rsidR="0080724E">
              <w:rPr>
                <w:noProof/>
                <w:webHidden/>
              </w:rPr>
              <w:instrText xml:space="preserve"> PAGEREF _Toc52001260 \h </w:instrText>
            </w:r>
            <w:r w:rsidR="0080724E">
              <w:rPr>
                <w:noProof/>
                <w:webHidden/>
              </w:rPr>
            </w:r>
            <w:r w:rsidR="0080724E">
              <w:rPr>
                <w:noProof/>
                <w:webHidden/>
              </w:rPr>
              <w:fldChar w:fldCharType="separate"/>
            </w:r>
            <w:r w:rsidR="0080724E">
              <w:rPr>
                <w:noProof/>
                <w:webHidden/>
              </w:rPr>
              <w:t>14</w:t>
            </w:r>
            <w:r w:rsidR="0080724E">
              <w:rPr>
                <w:noProof/>
                <w:webHidden/>
              </w:rPr>
              <w:fldChar w:fldCharType="end"/>
            </w:r>
          </w:hyperlink>
        </w:p>
        <w:p w14:paraId="3BE4B34C" w14:textId="522F03EA"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61" w:history="1">
            <w:r w:rsidR="0080724E" w:rsidRPr="00B86517">
              <w:rPr>
                <w:rStyle w:val="Hyperlink"/>
                <w:noProof/>
                <w:lang w:val="ru-RU"/>
              </w:rPr>
              <w:t>14 Принципов</w:t>
            </w:r>
            <w:r w:rsidR="0080724E">
              <w:rPr>
                <w:noProof/>
                <w:webHidden/>
              </w:rPr>
              <w:t xml:space="preserve"> </w:t>
            </w:r>
            <w:r w:rsidR="0080724E">
              <w:rPr>
                <w:noProof/>
                <w:webHidden/>
              </w:rPr>
              <w:fldChar w:fldCharType="begin"/>
            </w:r>
            <w:r w:rsidR="0080724E">
              <w:rPr>
                <w:noProof/>
                <w:webHidden/>
              </w:rPr>
              <w:instrText xml:space="preserve"> PAGEREF _Toc52001261 \h </w:instrText>
            </w:r>
            <w:r w:rsidR="0080724E">
              <w:rPr>
                <w:noProof/>
                <w:webHidden/>
              </w:rPr>
            </w:r>
            <w:r w:rsidR="0080724E">
              <w:rPr>
                <w:noProof/>
                <w:webHidden/>
              </w:rPr>
              <w:fldChar w:fldCharType="separate"/>
            </w:r>
            <w:r w:rsidR="0080724E">
              <w:rPr>
                <w:noProof/>
                <w:webHidden/>
              </w:rPr>
              <w:t>25</w:t>
            </w:r>
            <w:r w:rsidR="0080724E">
              <w:rPr>
                <w:noProof/>
                <w:webHidden/>
              </w:rPr>
              <w:fldChar w:fldCharType="end"/>
            </w:r>
          </w:hyperlink>
        </w:p>
        <w:p w14:paraId="4FBF2C52" w14:textId="6091790D"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62" w:history="1">
            <w:r w:rsidR="0080724E" w:rsidRPr="00B86517">
              <w:rPr>
                <w:rStyle w:val="Hyperlink"/>
                <w:noProof/>
              </w:rPr>
              <w:t>Бережливая Разработка Продуктов</w:t>
            </w:r>
            <w:r w:rsidR="0080724E">
              <w:rPr>
                <w:noProof/>
                <w:webHidden/>
              </w:rPr>
              <w:t xml:space="preserve"> </w:t>
            </w:r>
            <w:r w:rsidR="0080724E">
              <w:rPr>
                <w:noProof/>
                <w:webHidden/>
              </w:rPr>
              <w:fldChar w:fldCharType="begin"/>
            </w:r>
            <w:r w:rsidR="0080724E">
              <w:rPr>
                <w:noProof/>
                <w:webHidden/>
              </w:rPr>
              <w:instrText xml:space="preserve"> PAGEREF _Toc52001262 \h </w:instrText>
            </w:r>
            <w:r w:rsidR="0080724E">
              <w:rPr>
                <w:noProof/>
                <w:webHidden/>
              </w:rPr>
            </w:r>
            <w:r w:rsidR="0080724E">
              <w:rPr>
                <w:noProof/>
                <w:webHidden/>
              </w:rPr>
              <w:fldChar w:fldCharType="separate"/>
            </w:r>
            <w:r w:rsidR="0080724E">
              <w:rPr>
                <w:noProof/>
                <w:webHidden/>
              </w:rPr>
              <w:t>34</w:t>
            </w:r>
            <w:r w:rsidR="0080724E">
              <w:rPr>
                <w:noProof/>
                <w:webHidden/>
              </w:rPr>
              <w:fldChar w:fldCharType="end"/>
            </w:r>
          </w:hyperlink>
        </w:p>
        <w:p w14:paraId="74142B17" w14:textId="0DD45635"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63" w:history="1">
            <w:r w:rsidR="0080724E" w:rsidRPr="00B86517">
              <w:rPr>
                <w:rStyle w:val="Hyperlink"/>
                <w:noProof/>
                <w:lang w:val="ru-RU"/>
              </w:rPr>
              <w:t>Заключение</w:t>
            </w:r>
            <w:r w:rsidR="0080724E">
              <w:rPr>
                <w:noProof/>
                <w:webHidden/>
              </w:rPr>
              <w:t xml:space="preserve"> </w:t>
            </w:r>
            <w:r w:rsidR="0080724E">
              <w:rPr>
                <w:noProof/>
                <w:webHidden/>
              </w:rPr>
              <w:fldChar w:fldCharType="begin"/>
            </w:r>
            <w:r w:rsidR="0080724E">
              <w:rPr>
                <w:noProof/>
                <w:webHidden/>
              </w:rPr>
              <w:instrText xml:space="preserve"> PAGEREF _Toc52001263 \h </w:instrText>
            </w:r>
            <w:r w:rsidR="0080724E">
              <w:rPr>
                <w:noProof/>
                <w:webHidden/>
              </w:rPr>
            </w:r>
            <w:r w:rsidR="0080724E">
              <w:rPr>
                <w:noProof/>
                <w:webHidden/>
              </w:rPr>
              <w:fldChar w:fldCharType="separate"/>
            </w:r>
            <w:r w:rsidR="0080724E">
              <w:rPr>
                <w:noProof/>
                <w:webHidden/>
              </w:rPr>
              <w:t>42</w:t>
            </w:r>
            <w:r w:rsidR="0080724E">
              <w:rPr>
                <w:noProof/>
                <w:webHidden/>
              </w:rPr>
              <w:fldChar w:fldCharType="end"/>
            </w:r>
          </w:hyperlink>
        </w:p>
        <w:p w14:paraId="44C60160" w14:textId="249FEBAA"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64" w:history="1">
            <w:r w:rsidR="0080724E" w:rsidRPr="00B86517">
              <w:rPr>
                <w:rStyle w:val="Hyperlink"/>
                <w:noProof/>
                <w:lang w:val="ru-RU"/>
              </w:rPr>
              <w:t>Об</w:t>
            </w:r>
            <w:r w:rsidR="0080724E" w:rsidRPr="00B86517">
              <w:rPr>
                <w:rStyle w:val="Hyperlink"/>
                <w:noProof/>
                <w:lang w:val="en-US"/>
              </w:rPr>
              <w:t xml:space="preserve"> </w:t>
            </w:r>
            <w:r w:rsidR="0080724E" w:rsidRPr="00B86517">
              <w:rPr>
                <w:rStyle w:val="Hyperlink"/>
                <w:noProof/>
                <w:lang w:val="ru-RU"/>
              </w:rPr>
              <w:t>Авторах</w:t>
            </w:r>
            <w:r w:rsidR="0080724E">
              <w:rPr>
                <w:noProof/>
                <w:webHidden/>
              </w:rPr>
              <w:t xml:space="preserve"> </w:t>
            </w:r>
            <w:r w:rsidR="0080724E">
              <w:rPr>
                <w:noProof/>
                <w:webHidden/>
              </w:rPr>
              <w:fldChar w:fldCharType="begin"/>
            </w:r>
            <w:r w:rsidR="0080724E">
              <w:rPr>
                <w:noProof/>
                <w:webHidden/>
              </w:rPr>
              <w:instrText xml:space="preserve"> PAGEREF _Toc52001264 \h </w:instrText>
            </w:r>
            <w:r w:rsidR="0080724E">
              <w:rPr>
                <w:noProof/>
                <w:webHidden/>
              </w:rPr>
            </w:r>
            <w:r w:rsidR="0080724E">
              <w:rPr>
                <w:noProof/>
                <w:webHidden/>
              </w:rPr>
              <w:fldChar w:fldCharType="separate"/>
            </w:r>
            <w:r w:rsidR="0080724E">
              <w:rPr>
                <w:noProof/>
                <w:webHidden/>
              </w:rPr>
              <w:t>42</w:t>
            </w:r>
            <w:r w:rsidR="0080724E">
              <w:rPr>
                <w:noProof/>
                <w:webHidden/>
              </w:rPr>
              <w:fldChar w:fldCharType="end"/>
            </w:r>
          </w:hyperlink>
        </w:p>
        <w:p w14:paraId="7B2F88A1" w14:textId="6A3D0021"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65" w:history="1">
            <w:r w:rsidR="0080724E" w:rsidRPr="00B86517">
              <w:rPr>
                <w:rStyle w:val="Hyperlink"/>
                <w:noProof/>
                <w:lang w:val="ru-RU"/>
              </w:rPr>
              <w:t>Рекомендованная Литература</w:t>
            </w:r>
            <w:r w:rsidR="0080724E">
              <w:rPr>
                <w:noProof/>
                <w:webHidden/>
              </w:rPr>
              <w:t xml:space="preserve"> </w:t>
            </w:r>
            <w:r w:rsidR="0080724E">
              <w:rPr>
                <w:noProof/>
                <w:webHidden/>
              </w:rPr>
              <w:fldChar w:fldCharType="begin"/>
            </w:r>
            <w:r w:rsidR="0080724E">
              <w:rPr>
                <w:noProof/>
                <w:webHidden/>
              </w:rPr>
              <w:instrText xml:space="preserve"> PAGEREF _Toc52001265 \h </w:instrText>
            </w:r>
            <w:r w:rsidR="0080724E">
              <w:rPr>
                <w:noProof/>
                <w:webHidden/>
              </w:rPr>
            </w:r>
            <w:r w:rsidR="0080724E">
              <w:rPr>
                <w:noProof/>
                <w:webHidden/>
              </w:rPr>
              <w:fldChar w:fldCharType="separate"/>
            </w:r>
            <w:r w:rsidR="0080724E">
              <w:rPr>
                <w:noProof/>
                <w:webHidden/>
              </w:rPr>
              <w:t>43</w:t>
            </w:r>
            <w:r w:rsidR="0080724E">
              <w:rPr>
                <w:noProof/>
                <w:webHidden/>
              </w:rPr>
              <w:fldChar w:fldCharType="end"/>
            </w:r>
          </w:hyperlink>
        </w:p>
        <w:p w14:paraId="699970A3" w14:textId="2FC85DBF" w:rsidR="0080724E" w:rsidRDefault="00790828">
          <w:pPr>
            <w:pStyle w:val="TOC1"/>
            <w:tabs>
              <w:tab w:val="right" w:pos="8828"/>
            </w:tabs>
            <w:rPr>
              <w:rFonts w:asciiTheme="minorHAnsi" w:eastAsiaTheme="minorEastAsia" w:hAnsiTheme="minorHAnsi" w:cstheme="minorBidi"/>
              <w:b w:val="0"/>
              <w:noProof/>
              <w:color w:val="auto"/>
              <w:sz w:val="24"/>
            </w:rPr>
          </w:pPr>
          <w:hyperlink w:anchor="_Toc52001266" w:history="1">
            <w:r w:rsidR="0080724E" w:rsidRPr="00B86517">
              <w:rPr>
                <w:rStyle w:val="Hyperlink"/>
                <w:noProof/>
                <w:lang w:val="ru-RU"/>
              </w:rPr>
              <w:t>Библиография</w:t>
            </w:r>
            <w:r w:rsidR="0080724E">
              <w:rPr>
                <w:noProof/>
                <w:webHidden/>
              </w:rPr>
              <w:t xml:space="preserve"> </w:t>
            </w:r>
            <w:r w:rsidR="0080724E">
              <w:rPr>
                <w:noProof/>
                <w:webHidden/>
              </w:rPr>
              <w:fldChar w:fldCharType="begin"/>
            </w:r>
            <w:r w:rsidR="0080724E">
              <w:rPr>
                <w:noProof/>
                <w:webHidden/>
              </w:rPr>
              <w:instrText xml:space="preserve"> PAGEREF _Toc52001266 \h </w:instrText>
            </w:r>
            <w:r w:rsidR="0080724E">
              <w:rPr>
                <w:noProof/>
                <w:webHidden/>
              </w:rPr>
            </w:r>
            <w:r w:rsidR="0080724E">
              <w:rPr>
                <w:noProof/>
                <w:webHidden/>
              </w:rPr>
              <w:fldChar w:fldCharType="separate"/>
            </w:r>
            <w:r w:rsidR="0080724E">
              <w:rPr>
                <w:noProof/>
                <w:webHidden/>
              </w:rPr>
              <w:t>44</w:t>
            </w:r>
            <w:r w:rsidR="0080724E">
              <w:rPr>
                <w:noProof/>
                <w:webHidden/>
              </w:rPr>
              <w:fldChar w:fldCharType="end"/>
            </w:r>
          </w:hyperlink>
        </w:p>
        <w:p w14:paraId="0FC767CB" w14:textId="3E8309A3" w:rsidR="00C64647" w:rsidRDefault="007062C0">
          <w:r>
            <w:rPr>
              <w:rFonts w:ascii="Helvetica Neue Condensed" w:hAnsi="Helvetica Neue Condensed"/>
              <w:color w:val="0000FF"/>
              <w:sz w:val="18"/>
            </w:rPr>
            <w:fldChar w:fldCharType="end"/>
          </w:r>
        </w:p>
      </w:sdtContent>
    </w:sdt>
    <w:p w14:paraId="30349910" w14:textId="77777777" w:rsidR="009E0099" w:rsidRDefault="009E0099" w:rsidP="00617C14">
      <w:pPr>
        <w:pStyle w:val="Heading1"/>
        <w:rPr>
          <w:rFonts w:ascii="Times New Roman" w:eastAsia="Times New Roman" w:hAnsi="Times New Roman" w:cs="Times New Roman"/>
          <w:b w:val="0"/>
          <w:smallCaps w:val="0"/>
          <w:color w:val="000000"/>
          <w:sz w:val="20"/>
        </w:rPr>
      </w:pPr>
      <w:r>
        <w:rPr>
          <w:rFonts w:ascii="Times New Roman" w:eastAsia="Times New Roman" w:hAnsi="Times New Roman" w:cs="Times New Roman"/>
          <w:b w:val="0"/>
          <w:smallCaps w:val="0"/>
          <w:color w:val="000000"/>
          <w:sz w:val="20"/>
        </w:rPr>
        <w:br w:type="page"/>
      </w:r>
    </w:p>
    <w:p w14:paraId="6FE58F8A" w14:textId="76838FE7" w:rsidR="00C64647" w:rsidRPr="00617C14" w:rsidRDefault="00D11133" w:rsidP="00617C14">
      <w:pPr>
        <w:pStyle w:val="Heading1"/>
      </w:pPr>
      <w:bookmarkStart w:id="23" w:name="_Toc52001253"/>
      <w:r w:rsidRPr="00617C14">
        <w:lastRenderedPageBreak/>
        <w:t>Введение</w:t>
      </w:r>
      <w:bookmarkEnd w:id="23"/>
    </w:p>
    <w:p w14:paraId="54C09532" w14:textId="4B51FCC2" w:rsidR="00C64647" w:rsidRDefault="00720DEB">
      <w:pPr>
        <w:spacing w:after="960" w:line="250" w:lineRule="auto"/>
        <w:ind w:left="3639" w:right="2" w:hanging="208"/>
        <w:jc w:val="right"/>
      </w:pPr>
      <w:r w:rsidRPr="00720DEB">
        <w:rPr>
          <w:i/>
        </w:rPr>
        <w:t>У меня достаточно денег, чтобы хватило на всю оставшуюся жизнь, пока я не куплю что-нибудь</w:t>
      </w:r>
      <w:r w:rsidR="00AC35B1">
        <w:rPr>
          <w:i/>
        </w:rPr>
        <w:t>. —</w:t>
      </w:r>
      <w:r w:rsidRPr="00720DEB">
        <w:t xml:space="preserve"> </w:t>
      </w:r>
      <w:r w:rsidRPr="00720DEB">
        <w:rPr>
          <w:i/>
        </w:rPr>
        <w:t>Джеки Мейсон (Jackie Mason)</w:t>
      </w:r>
    </w:p>
    <w:p w14:paraId="7B2886F0" w14:textId="3246401E" w:rsidR="00C64647" w:rsidRDefault="007062C0">
      <w:pPr>
        <w:spacing w:after="167"/>
        <w:ind w:right="0"/>
      </w:pPr>
      <w:r w:rsidRPr="007062C0">
        <w:t xml:space="preserve">Бережливое мышление — это проверенная система, </w:t>
      </w:r>
      <w:r w:rsidR="00916749">
        <w:rPr>
          <w:lang w:val="ru-RU"/>
        </w:rPr>
        <w:t>применимая к разработке продуктов и производству</w:t>
      </w:r>
      <w:r w:rsidRPr="007062C0">
        <w:t xml:space="preserve">, что подтверждается корпорацией Toyota и другими. Несмотря на то, что этот термин чаще применим к промышленному производству, он также используется в сфере обслуживания — как внутри Toyota так и в таких областях, как здравоохранение. </w:t>
      </w:r>
      <w:r w:rsidR="00AC35B1" w:rsidRPr="00623860">
        <w:rPr>
          <w:szCs w:val="20"/>
          <w:vertAlign w:val="superscript"/>
        </w:rPr>
        <w:footnoteReference w:id="1"/>
      </w:r>
      <w:r w:rsidR="00AC35B1">
        <w:t xml:space="preserve">. </w:t>
      </w:r>
    </w:p>
    <w:p w14:paraId="5CCD94FB" w14:textId="79A91C10" w:rsidR="00C64647" w:rsidRDefault="00AC35B1">
      <w:pPr>
        <w:ind w:right="0"/>
      </w:pPr>
      <w:r>
        <w:rPr>
          <w:noProof/>
        </w:rPr>
        <w:drawing>
          <wp:anchor distT="0" distB="0" distL="114300" distR="114300" simplePos="0" relativeHeight="251658240" behindDoc="0" locked="0" layoutInCell="1" allowOverlap="0" wp14:anchorId="0D5873BF" wp14:editId="155D1E49">
            <wp:simplePos x="0" y="0"/>
            <wp:positionH relativeFrom="column">
              <wp:posOffset>19822</wp:posOffset>
            </wp:positionH>
            <wp:positionV relativeFrom="paragraph">
              <wp:posOffset>8645</wp:posOffset>
            </wp:positionV>
            <wp:extent cx="935736" cy="1267968"/>
            <wp:effectExtent l="0" t="0" r="0" b="0"/>
            <wp:wrapSquare wrapText="bothSides"/>
            <wp:docPr id="38697" name="Picture 38697"/>
            <wp:cNvGraphicFramePr/>
            <a:graphic xmlns:a="http://schemas.openxmlformats.org/drawingml/2006/main">
              <a:graphicData uri="http://schemas.openxmlformats.org/drawingml/2006/picture">
                <pic:pic xmlns:pic="http://schemas.openxmlformats.org/drawingml/2006/picture">
                  <pic:nvPicPr>
                    <pic:cNvPr id="38697" name="Picture 38697"/>
                    <pic:cNvPicPr/>
                  </pic:nvPicPr>
                  <pic:blipFill>
                    <a:blip r:embed="rId12"/>
                    <a:stretch>
                      <a:fillRect/>
                    </a:stretch>
                  </pic:blipFill>
                  <pic:spPr>
                    <a:xfrm>
                      <a:off x="0" y="0"/>
                      <a:ext cx="935736" cy="1267968"/>
                    </a:xfrm>
                    <a:prstGeom prst="rect">
                      <a:avLst/>
                    </a:prstGeom>
                  </pic:spPr>
                </pic:pic>
              </a:graphicData>
            </a:graphic>
          </wp:anchor>
        </w:drawing>
      </w:r>
      <w:r w:rsidR="007062C0">
        <w:rPr>
          <w:lang w:val="ru-RU"/>
        </w:rPr>
        <w:t>Изображение и метафора</w:t>
      </w:r>
      <w:r w:rsidR="007062C0" w:rsidRPr="007062C0">
        <w:t xml:space="preserve">, </w:t>
      </w:r>
      <w:r w:rsidR="007062C0">
        <w:rPr>
          <w:lang w:val="ru-RU"/>
        </w:rPr>
        <w:t xml:space="preserve">с помощью которой нам нравится </w:t>
      </w:r>
      <w:r w:rsidR="00064B68">
        <w:rPr>
          <w:lang w:val="ru-RU"/>
        </w:rPr>
        <w:t>доносить</w:t>
      </w:r>
      <w:r w:rsidR="007062C0">
        <w:rPr>
          <w:lang w:val="ru-RU"/>
        </w:rPr>
        <w:t xml:space="preserve"> </w:t>
      </w:r>
      <w:r w:rsidR="007062C0" w:rsidRPr="007062C0">
        <w:t>ключевую ошибку в понимании —</w:t>
      </w:r>
      <w:r w:rsidR="007062C0">
        <w:rPr>
          <w:lang w:val="ru-RU"/>
        </w:rPr>
        <w:t xml:space="preserve"> </w:t>
      </w:r>
      <w:r w:rsidR="007062C0" w:rsidRPr="007062C0">
        <w:t>и вместе с ней основную идею — это эстафетный бег</w:t>
      </w:r>
      <w:r>
        <w:t>.</w:t>
      </w:r>
    </w:p>
    <w:p w14:paraId="5591AAF8" w14:textId="0C467178" w:rsidR="006F729E" w:rsidRDefault="006F729E" w:rsidP="006F729E">
      <w:pPr>
        <w:ind w:left="0" w:right="0" w:firstLine="0"/>
      </w:pPr>
      <w:r>
        <w:rPr>
          <w:lang w:val="ru-RU"/>
        </w:rPr>
        <w:t>Представьте</w:t>
      </w:r>
      <w:r w:rsidRPr="006F729E">
        <w:t xml:space="preserve"> себе </w:t>
      </w:r>
      <w:r>
        <w:rPr>
          <w:lang w:val="ru-RU"/>
        </w:rPr>
        <w:t>эстафетных бегунов, которые</w:t>
      </w:r>
      <w:r w:rsidRPr="006F729E">
        <w:t xml:space="preserve"> </w:t>
      </w:r>
      <w:r w:rsidRPr="006F729E">
        <w:rPr>
          <w:i/>
          <w:iCs/>
        </w:rPr>
        <w:t>топчутся на месте</w:t>
      </w:r>
      <w:r w:rsidRPr="006F729E">
        <w:t xml:space="preserve"> в ожидании эстафетной палочки от </w:t>
      </w:r>
      <w:r>
        <w:rPr>
          <w:lang w:val="ru-RU"/>
        </w:rPr>
        <w:t>своих бегущих коллег</w:t>
      </w:r>
      <w:r w:rsidRPr="006F729E">
        <w:t>. Бухгалтер финансового департамента</w:t>
      </w:r>
      <w:r>
        <w:rPr>
          <w:lang w:val="ru-RU"/>
        </w:rPr>
        <w:t xml:space="preserve">, </w:t>
      </w:r>
      <w:r w:rsidRPr="006F729E">
        <w:t xml:space="preserve">в ужасе </w:t>
      </w:r>
      <w:r>
        <w:rPr>
          <w:lang w:val="ru-RU"/>
        </w:rPr>
        <w:t>глядя на такие кошмарные</w:t>
      </w:r>
      <w:r w:rsidRPr="006F729E">
        <w:t xml:space="preserve"> 'потер</w:t>
      </w:r>
      <w:r>
        <w:rPr>
          <w:lang w:val="ru-RU"/>
        </w:rPr>
        <w:t>и</w:t>
      </w:r>
      <w:r w:rsidRPr="006F729E">
        <w:t>' из-за недостаточной загрузки</w:t>
      </w:r>
      <w:r>
        <w:rPr>
          <w:lang w:val="ru-RU"/>
        </w:rPr>
        <w:t>,</w:t>
      </w:r>
      <w:r w:rsidRPr="006F729E">
        <w:t xml:space="preserve"> вероятно потребовал бы установить политику "95% утилизация ресурсов", чтобы удостовериться, что все бегуны загружены и </w:t>
      </w:r>
      <w:r w:rsidRPr="006F729E">
        <w:rPr>
          <w:lang w:val="ru-RU"/>
        </w:rPr>
        <w:t>‘</w:t>
      </w:r>
      <w:r w:rsidRPr="006F729E">
        <w:t>продуктивны</w:t>
      </w:r>
      <w:r w:rsidRPr="006F729E">
        <w:rPr>
          <w:lang w:val="ru-RU"/>
        </w:rPr>
        <w:t>’</w:t>
      </w:r>
      <w:r w:rsidRPr="006F729E">
        <w:t xml:space="preserve">. Наверняка </w:t>
      </w:r>
      <w:r w:rsidRPr="007062C0">
        <w:t>—</w:t>
      </w:r>
      <w:r>
        <w:rPr>
          <w:lang w:val="ru-RU"/>
        </w:rPr>
        <w:t xml:space="preserve"> </w:t>
      </w:r>
      <w:r w:rsidRPr="006F729E">
        <w:t>посоветовал бы</w:t>
      </w:r>
      <w:r>
        <w:rPr>
          <w:lang w:val="ru-RU"/>
        </w:rPr>
        <w:t xml:space="preserve"> он </w:t>
      </w:r>
      <w:r w:rsidRPr="007062C0">
        <w:t>—</w:t>
      </w:r>
      <w:r>
        <w:rPr>
          <w:lang w:val="ru-RU"/>
        </w:rPr>
        <w:t xml:space="preserve"> </w:t>
      </w:r>
      <w:r w:rsidRPr="006F729E">
        <w:t xml:space="preserve">бегуны могли бы бежать три эстафеты в одно и то же время, чтобы увеличить </w:t>
      </w:r>
      <w:r w:rsidRPr="006F729E">
        <w:rPr>
          <w:lang w:val="ru-RU"/>
        </w:rPr>
        <w:t>“</w:t>
      </w:r>
      <w:r w:rsidRPr="006F729E">
        <w:t>утилизацию ресурсов</w:t>
      </w:r>
      <w:r w:rsidRPr="006F729E">
        <w:rPr>
          <w:lang w:val="ru-RU"/>
        </w:rPr>
        <w:t>”</w:t>
      </w:r>
      <w:r w:rsidRPr="006F729E">
        <w:t>, или они могли бы бежать в гору в процессе ожидания эстафетной палочки.</w:t>
      </w:r>
      <w:r>
        <w:t xml:space="preserve"> </w:t>
      </w:r>
    </w:p>
    <w:p w14:paraId="5058C781" w14:textId="29850E0D" w:rsidR="006F729E" w:rsidRDefault="006F729E" w:rsidP="006F729E">
      <w:pPr>
        <w:spacing w:after="451"/>
        <w:ind w:right="0"/>
      </w:pPr>
      <w:r w:rsidRPr="006F729E">
        <w:t xml:space="preserve">Забавно... Но такое мышление лежит в основе многих традиционных </w:t>
      </w:r>
      <w:r w:rsidR="009A415D">
        <w:rPr>
          <w:lang w:val="ru-RU"/>
        </w:rPr>
        <w:t>управленческих</w:t>
      </w:r>
      <w:r w:rsidR="00313EEA">
        <w:rPr>
          <w:lang w:val="ru-RU"/>
        </w:rPr>
        <w:t xml:space="preserve"> подходов и процессов </w:t>
      </w:r>
      <w:r>
        <w:rPr>
          <w:lang w:val="ru-RU"/>
        </w:rPr>
        <w:t>в</w:t>
      </w:r>
      <w:r w:rsidRPr="006F729E">
        <w:t xml:space="preserve"> </w:t>
      </w:r>
      <w:r w:rsidR="005D0567">
        <w:rPr>
          <w:lang w:val="ru-RU"/>
        </w:rPr>
        <w:t xml:space="preserve">области </w:t>
      </w:r>
      <w:r>
        <w:rPr>
          <w:lang w:val="ru-RU"/>
        </w:rPr>
        <w:t>разработк</w:t>
      </w:r>
      <w:r w:rsidR="005D0567">
        <w:rPr>
          <w:lang w:val="ru-RU"/>
        </w:rPr>
        <w:t>и</w:t>
      </w:r>
      <w:r>
        <w:rPr>
          <w:lang w:val="ru-RU"/>
        </w:rPr>
        <w:t xml:space="preserve"> и </w:t>
      </w:r>
      <w:r w:rsidR="005D0567">
        <w:rPr>
          <w:lang w:val="ru-RU"/>
        </w:rPr>
        <w:t>прочих</w:t>
      </w:r>
      <w:r>
        <w:rPr>
          <w:lang w:val="ru-RU"/>
        </w:rPr>
        <w:t xml:space="preserve"> </w:t>
      </w:r>
      <w:r w:rsidRPr="004750F2">
        <w:rPr>
          <w:szCs w:val="20"/>
          <w:vertAlign w:val="superscript"/>
        </w:rPr>
        <w:footnoteReference w:id="2"/>
      </w:r>
      <w:r w:rsidRPr="006F729E">
        <w:t xml:space="preserve">. </w:t>
      </w:r>
      <w:r w:rsidR="00064B68">
        <w:rPr>
          <w:lang w:val="ru-RU"/>
        </w:rPr>
        <w:t>И конечно, в</w:t>
      </w:r>
      <w:r w:rsidRPr="006F729E">
        <w:t xml:space="preserve"> противоположность этому, вот как звучит ключевая идея бережливого мышления:</w:t>
      </w:r>
      <w:r>
        <w:t xml:space="preserve"> </w:t>
      </w:r>
    </w:p>
    <w:p w14:paraId="1405AE92" w14:textId="77777777" w:rsidR="009E0099" w:rsidRDefault="00242854" w:rsidP="009E0099">
      <w:pPr>
        <w:spacing w:after="451"/>
        <w:ind w:right="0"/>
        <w:jc w:val="center"/>
      </w:pPr>
      <w:r>
        <w:rPr>
          <w:noProof/>
        </w:rPr>
        <mc:AlternateContent>
          <mc:Choice Requires="wps">
            <w:drawing>
              <wp:inline distT="0" distB="0" distL="0" distR="0" wp14:anchorId="13E87DCD" wp14:editId="005556F2">
                <wp:extent cx="3842286" cy="418289"/>
                <wp:effectExtent l="0" t="0" r="19050" b="13970"/>
                <wp:docPr id="3" name="Text Box 3"/>
                <wp:cNvGraphicFramePr/>
                <a:graphic xmlns:a="http://schemas.openxmlformats.org/drawingml/2006/main">
                  <a:graphicData uri="http://schemas.microsoft.com/office/word/2010/wordprocessingShape">
                    <wps:wsp>
                      <wps:cNvSpPr txBox="1"/>
                      <wps:spPr>
                        <a:xfrm>
                          <a:off x="0" y="0"/>
                          <a:ext cx="3842286" cy="418289"/>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445D5F" w14:textId="7D6811C7" w:rsidR="006D0473" w:rsidRPr="00242854" w:rsidRDefault="006D0473"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E87DCD" id="_x0000_t202" coordsize="21600,21600" o:spt="202" path="m,l,21600r21600,l21600,xe">
                <v:stroke joinstyle="miter"/>
                <v:path gradientshapeok="t" o:connecttype="rect"/>
              </v:shapetype>
              <v:shape id="Text Box 3" o:spid="_x0000_s1026" type="#_x0000_t202" style="width:302.55pt;height:3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" fillcolor="white [3201]" strokecolor="black [3200]" strokeweight=".5pt">
                <v:textbox>
                  <w:txbxContent>
                    <w:p w14:paraId="10445D5F" w14:textId="7D6811C7" w:rsidR="006D0473" w:rsidRPr="00242854" w:rsidRDefault="006D0473"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v:textbox>
                <w10:anchorlock/>
              </v:shape>
            </w:pict>
          </mc:Fallback>
        </mc:AlternateContent>
      </w:r>
      <w:r w:rsidR="009E0099">
        <w:br w:type="page"/>
      </w:r>
    </w:p>
    <w:p w14:paraId="247D0D30" w14:textId="0AB6707A" w:rsidR="00C64647" w:rsidRDefault="005D0567" w:rsidP="000868B4">
      <w:pPr>
        <w:spacing w:after="451"/>
        <w:ind w:right="0"/>
      </w:pPr>
      <w:r w:rsidRPr="005D0567">
        <w:lastRenderedPageBreak/>
        <w:t xml:space="preserve">Измеряет ли ваша организация “продуктивность” и “эффективность” с точки зрения того, насколько люди </w:t>
      </w:r>
      <w:r w:rsidRPr="00617C14">
        <w:rPr>
          <w:i/>
          <w:iCs/>
        </w:rPr>
        <w:t>загружены</w:t>
      </w:r>
      <w:r w:rsidRPr="005D0567">
        <w:t xml:space="preserve"> или сколько времени тратится на “наблюдение за бегунами”? Или она измеряет “продуктивность” с точки зрения быстроты поставки ценности реальному (конечному) потребителю, тем самым “следя за эстафетной палочкой”? Какое </w:t>
      </w:r>
      <w:r w:rsidRPr="00617C14">
        <w:rPr>
          <w:i/>
          <w:iCs/>
        </w:rPr>
        <w:t>соотношение</w:t>
      </w:r>
      <w:r w:rsidRPr="005D0567">
        <w:t xml:space="preserve"> </w:t>
      </w:r>
      <w:r w:rsidRPr="00617C14">
        <w:rPr>
          <w:i/>
          <w:iCs/>
        </w:rPr>
        <w:t>поставляемых ценностей к потерям</w:t>
      </w:r>
      <w:r w:rsidRPr="005D0567">
        <w:t xml:space="preserve"> в вашей работе? Каковы препятствия в потоке поставки ценности и как люди могут быть мотивированы стремиться постоянно улучшать этот поток? Вот какие вопросы рассматривает бережливое мышление.</w:t>
      </w:r>
    </w:p>
    <w:p w14:paraId="6C6FAC72" w14:textId="28BC7D39" w:rsidR="00C64647" w:rsidRPr="00617C14" w:rsidRDefault="0034249A" w:rsidP="00617C14">
      <w:pPr>
        <w:pStyle w:val="Heading1"/>
      </w:pPr>
      <w:bookmarkStart w:id="24" w:name="_Toc52001254"/>
      <w:r w:rsidRPr="00617C14">
        <w:t>Бережливое Мышление: Общая Картина</w:t>
      </w:r>
      <w:bookmarkEnd w:id="24"/>
    </w:p>
    <w:p w14:paraId="13379298" w14:textId="79B9CF82" w:rsidR="00C64647" w:rsidRPr="00DB05A5" w:rsidRDefault="00ED1B61">
      <w:pPr>
        <w:spacing w:after="0"/>
        <w:ind w:right="0"/>
        <w:rPr>
          <w:lang w:val="ru-RU"/>
        </w:rPr>
      </w:pPr>
      <w:r w:rsidRPr="00ED1B61">
        <w:rPr>
          <w:b/>
          <w:bCs/>
        </w:rPr>
        <w:t>Бережливый подход</w:t>
      </w:r>
      <w:r w:rsidRPr="00ED1B61">
        <w:t xml:space="preserve"> или </w:t>
      </w:r>
      <w:r>
        <w:rPr>
          <w:b/>
          <w:bCs/>
          <w:lang w:val="ru-RU"/>
        </w:rPr>
        <w:t>б</w:t>
      </w:r>
      <w:r w:rsidRPr="00ED1B61">
        <w:rPr>
          <w:b/>
          <w:bCs/>
        </w:rPr>
        <w:t>ережливое мышление</w:t>
      </w:r>
      <w:r w:rsidRPr="00ED1B61">
        <w:t xml:space="preserve"> (</w:t>
      </w:r>
      <w:r>
        <w:rPr>
          <w:lang w:val="en-US"/>
        </w:rPr>
        <w:t>lean</w:t>
      </w:r>
      <w:r w:rsidRPr="00ED1B61">
        <w:rPr>
          <w:lang w:val="ru-RU"/>
        </w:rPr>
        <w:t xml:space="preserve">, </w:t>
      </w:r>
      <w:r w:rsidRPr="00ED1B61">
        <w:t xml:space="preserve">lean thinking) — это английское название, </w:t>
      </w:r>
      <w:r>
        <w:rPr>
          <w:lang w:val="ru-RU"/>
        </w:rPr>
        <w:t>популяризированное исследователями из</w:t>
      </w:r>
      <w:r w:rsidRPr="00ED1B61">
        <w:t xml:space="preserve"> Массачусетск</w:t>
      </w:r>
      <w:r>
        <w:rPr>
          <w:lang w:val="ru-RU"/>
        </w:rPr>
        <w:t>ого</w:t>
      </w:r>
      <w:r w:rsidRPr="00ED1B61">
        <w:t xml:space="preserve"> технологическ</w:t>
      </w:r>
      <w:r>
        <w:rPr>
          <w:lang w:val="ru-RU"/>
        </w:rPr>
        <w:t>ого</w:t>
      </w:r>
      <w:r w:rsidRPr="00ED1B61">
        <w:t xml:space="preserve"> институт</w:t>
      </w:r>
      <w:r>
        <w:rPr>
          <w:lang w:val="ru-RU"/>
        </w:rPr>
        <w:t>а</w:t>
      </w:r>
      <w:r w:rsidRPr="00ED1B61">
        <w:t xml:space="preserve"> (MIT), </w:t>
      </w:r>
      <w:r>
        <w:rPr>
          <w:lang w:val="ru-RU"/>
        </w:rPr>
        <w:t xml:space="preserve">сейчас известное внутри создавшей его компании как </w:t>
      </w:r>
      <w:r w:rsidRPr="00ED1B61">
        <w:rPr>
          <w:b/>
          <w:bCs/>
        </w:rPr>
        <w:t>Путь Toyota</w:t>
      </w:r>
      <w:r w:rsidRPr="00ED1B61">
        <w:t xml:space="preserve"> (Toyota Way)</w:t>
      </w:r>
      <w:r>
        <w:rPr>
          <w:lang w:val="ru-RU"/>
        </w:rPr>
        <w:t>.</w:t>
      </w:r>
      <w:r w:rsidRPr="00ED1B61">
        <w:rPr>
          <w:sz w:val="25"/>
          <w:vertAlign w:val="superscript"/>
        </w:rPr>
        <w:t xml:space="preserve"> </w:t>
      </w:r>
      <w:r w:rsidRPr="00292505">
        <w:rPr>
          <w:szCs w:val="20"/>
          <w:vertAlign w:val="superscript"/>
        </w:rPr>
        <w:footnoteReference w:id="3"/>
      </w:r>
      <w:r w:rsidRPr="00ED1B61">
        <w:t xml:space="preserve"> Toyota — сильная, стабильная компания, которая, как можно видеть, совершенствуется на протяжении длительного времени</w:t>
      </w:r>
      <w:r w:rsidR="00B71CA4">
        <w:rPr>
          <w:lang w:val="ru-RU"/>
        </w:rPr>
        <w:t>:</w:t>
      </w:r>
    </w:p>
    <w:tbl>
      <w:tblPr>
        <w:tblStyle w:val="TableGrid"/>
        <w:tblW w:w="8080" w:type="dxa"/>
        <w:tblInd w:w="284" w:type="dxa"/>
        <w:tblLook w:val="04A0" w:firstRow="1" w:lastRow="0" w:firstColumn="1" w:lastColumn="0" w:noHBand="0" w:noVBand="1"/>
      </w:tblPr>
      <w:tblGrid>
        <w:gridCol w:w="4253"/>
        <w:gridCol w:w="3827"/>
      </w:tblGrid>
      <w:tr w:rsidR="00C64647" w14:paraId="38209653" w14:textId="77777777" w:rsidTr="007B035E">
        <w:trPr>
          <w:trHeight w:val="913"/>
        </w:trPr>
        <w:tc>
          <w:tcPr>
            <w:tcW w:w="4253" w:type="dxa"/>
            <w:tcBorders>
              <w:top w:val="nil"/>
              <w:left w:val="nil"/>
              <w:bottom w:val="nil"/>
              <w:right w:val="nil"/>
            </w:tcBorders>
          </w:tcPr>
          <w:p w14:paraId="55FF8A63" w14:textId="71D834D8" w:rsidR="00C64647" w:rsidRDefault="00AC35B1">
            <w:pPr>
              <w:spacing w:after="0" w:line="259" w:lineRule="auto"/>
              <w:ind w:left="192" w:right="239" w:hanging="192"/>
            </w:pPr>
            <w:r>
              <w:t xml:space="preserve">– </w:t>
            </w:r>
            <w:r w:rsidR="006F0D15" w:rsidRPr="006F0D15">
              <w:t>В</w:t>
            </w:r>
            <w:r>
              <w:t xml:space="preserve"> 2008 </w:t>
            </w:r>
            <w:r w:rsidR="006F0D15" w:rsidRPr="006F0D15">
              <w:t>превзошла</w:t>
            </w:r>
            <w:r>
              <w:t xml:space="preserve"> </w:t>
            </w:r>
            <w:r w:rsidR="006F0D15">
              <w:rPr>
                <w:lang w:val="en-US"/>
              </w:rPr>
              <w:t>GM</w:t>
            </w:r>
            <w:r w:rsidR="007B035E" w:rsidRPr="007B035E">
              <w:rPr>
                <w:lang w:val="ru-RU"/>
              </w:rPr>
              <w:t xml:space="preserve"> (</w:t>
            </w:r>
            <w:r w:rsidR="007B035E">
              <w:rPr>
                <w:lang w:val="en-US"/>
              </w:rPr>
              <w:t>General</w:t>
            </w:r>
            <w:r w:rsidR="007B035E" w:rsidRPr="007B035E">
              <w:rPr>
                <w:lang w:val="ru-RU"/>
              </w:rPr>
              <w:t xml:space="preserve"> </w:t>
            </w:r>
            <w:r w:rsidR="007B035E">
              <w:rPr>
                <w:lang w:val="en-US"/>
              </w:rPr>
              <w:t>Motors</w:t>
            </w:r>
            <w:r w:rsidR="007B035E" w:rsidRPr="007B035E">
              <w:rPr>
                <w:lang w:val="ru-RU"/>
              </w:rPr>
              <w:t xml:space="preserve">) </w:t>
            </w:r>
            <w:r>
              <w:t xml:space="preserve"> </w:t>
            </w:r>
            <w:r w:rsidR="006F0D15" w:rsidRPr="006F0D15">
              <w:t xml:space="preserve">и стала крупнейшей компанией </w:t>
            </w:r>
            <w:r w:rsidR="006F0D15">
              <w:rPr>
                <w:lang w:val="ru-RU"/>
              </w:rPr>
              <w:t>по</w:t>
            </w:r>
            <w:r w:rsidR="006F0D15" w:rsidRPr="006F0D15">
              <w:t xml:space="preserve"> продажа</w:t>
            </w:r>
            <w:r w:rsidR="006F0D15">
              <w:rPr>
                <w:lang w:val="ru-RU"/>
              </w:rPr>
              <w:t>м</w:t>
            </w:r>
            <w:r w:rsidR="006F0D15" w:rsidRPr="006F0D15">
              <w:t xml:space="preserve"> автомобилей</w:t>
            </w:r>
            <w:r>
              <w:t xml:space="preserve">, </w:t>
            </w:r>
            <w:r w:rsidR="006F0D15">
              <w:rPr>
                <w:lang w:val="ru-RU"/>
              </w:rPr>
              <w:t>при этом будучи ещё и намного более прибыльной</w:t>
            </w:r>
            <w:r>
              <w:t>.</w:t>
            </w:r>
          </w:p>
        </w:tc>
        <w:tc>
          <w:tcPr>
            <w:tcW w:w="3827" w:type="dxa"/>
            <w:tcBorders>
              <w:top w:val="nil"/>
              <w:left w:val="nil"/>
              <w:bottom w:val="nil"/>
              <w:right w:val="nil"/>
            </w:tcBorders>
          </w:tcPr>
          <w:p w14:paraId="476CE882" w14:textId="6E3E5329" w:rsidR="00C64647" w:rsidRDefault="00AC35B1">
            <w:pPr>
              <w:spacing w:after="0" w:line="259" w:lineRule="auto"/>
              <w:ind w:left="192" w:right="0" w:hanging="192"/>
            </w:pPr>
            <w:r>
              <w:t xml:space="preserve">– </w:t>
            </w:r>
            <w:r w:rsidR="006F0D15">
              <w:rPr>
                <w:lang w:val="ru-RU"/>
              </w:rPr>
              <w:t>Капитализация</w:t>
            </w:r>
            <w:r w:rsidR="006F0D15" w:rsidRPr="006F0D15">
              <w:rPr>
                <w:lang w:val="ru-RU"/>
              </w:rPr>
              <w:t xml:space="preserve"> </w:t>
            </w:r>
            <w:r w:rsidR="006F0D15">
              <w:rPr>
                <w:lang w:val="ru-RU"/>
              </w:rPr>
              <w:t>рынка</w:t>
            </w:r>
            <w:r w:rsidR="006F0D15" w:rsidRPr="006F0D15">
              <w:rPr>
                <w:lang w:val="ru-RU"/>
              </w:rPr>
              <w:t xml:space="preserve"> </w:t>
            </w:r>
            <w:r w:rsidR="006F0D15">
              <w:rPr>
                <w:lang w:val="ru-RU"/>
              </w:rPr>
              <w:t>в</w:t>
            </w:r>
            <w:r>
              <w:t xml:space="preserve"> </w:t>
            </w:r>
            <w:r w:rsidR="006F0D15">
              <w:rPr>
                <w:lang w:val="ru-RU"/>
              </w:rPr>
              <w:t>Мае</w:t>
            </w:r>
            <w:r w:rsidR="006F0D15" w:rsidRPr="006F0D15">
              <w:rPr>
                <w:lang w:val="ru-RU"/>
              </w:rPr>
              <w:t xml:space="preserve"> 2007 </w:t>
            </w:r>
            <w:r w:rsidR="006F0D15">
              <w:rPr>
                <w:lang w:val="ru-RU"/>
              </w:rPr>
              <w:t>была</w:t>
            </w:r>
            <w:r w:rsidR="006F0D15" w:rsidRPr="006F0D15">
              <w:rPr>
                <w:lang w:val="ru-RU"/>
              </w:rPr>
              <w:t xml:space="preserve"> </w:t>
            </w:r>
            <w:r w:rsidR="006F0D15">
              <w:rPr>
                <w:lang w:val="ru-RU"/>
              </w:rPr>
              <w:t>более</w:t>
            </w:r>
            <w:r w:rsidR="006F0D15" w:rsidRPr="006F0D15">
              <w:rPr>
                <w:lang w:val="ru-RU"/>
              </w:rPr>
              <w:t xml:space="preserve"> </w:t>
            </w:r>
            <w:r w:rsidR="006F0D15">
              <w:rPr>
                <w:lang w:val="ru-RU"/>
              </w:rPr>
              <w:t>чем</w:t>
            </w:r>
            <w:r w:rsidR="006F0D15" w:rsidRPr="006F0D15">
              <w:rPr>
                <w:lang w:val="ru-RU"/>
              </w:rPr>
              <w:t xml:space="preserve"> </w:t>
            </w:r>
            <w:r w:rsidR="006F0D15">
              <w:rPr>
                <w:lang w:val="ru-RU"/>
              </w:rPr>
              <w:t>в</w:t>
            </w:r>
            <w:r w:rsidR="006F0D15" w:rsidRPr="006F0D15">
              <w:rPr>
                <w:lang w:val="ru-RU"/>
              </w:rPr>
              <w:t xml:space="preserve"> 1.5 </w:t>
            </w:r>
            <w:r w:rsidR="006F0D15">
              <w:rPr>
                <w:lang w:val="ru-RU"/>
              </w:rPr>
              <w:t>раза выше чем у</w:t>
            </w:r>
            <w:r>
              <w:t xml:space="preserve"> GM, Ford </w:t>
            </w:r>
            <w:r w:rsidR="006F0D15">
              <w:rPr>
                <w:lang w:val="ru-RU"/>
              </w:rPr>
              <w:t>и</w:t>
            </w:r>
            <w:r>
              <w:t xml:space="preserve"> DaimlerChrysler </w:t>
            </w:r>
            <w:r w:rsidR="006F0D15">
              <w:rPr>
                <w:b/>
                <w:i/>
                <w:lang w:val="ru-RU"/>
              </w:rPr>
              <w:t>вместе взятых</w:t>
            </w:r>
            <w:r>
              <w:t>.</w:t>
            </w:r>
          </w:p>
        </w:tc>
      </w:tr>
      <w:tr w:rsidR="00C64647" w14:paraId="01B462B0" w14:textId="77777777" w:rsidTr="007B035E">
        <w:trPr>
          <w:trHeight w:val="980"/>
        </w:trPr>
        <w:tc>
          <w:tcPr>
            <w:tcW w:w="4253" w:type="dxa"/>
            <w:tcBorders>
              <w:top w:val="nil"/>
              <w:left w:val="nil"/>
              <w:bottom w:val="nil"/>
              <w:right w:val="nil"/>
            </w:tcBorders>
          </w:tcPr>
          <w:p w14:paraId="5533B27C" w14:textId="78C9CC10" w:rsidR="00C64647" w:rsidRDefault="00AC35B1">
            <w:pPr>
              <w:spacing w:after="0" w:line="259" w:lineRule="auto"/>
              <w:ind w:left="192" w:right="240" w:hanging="192"/>
            </w:pPr>
            <w:r>
              <w:t>– J.D. Power</w:t>
            </w:r>
            <w:r w:rsidR="008D14BE" w:rsidRPr="00AD051B">
              <w:rPr>
                <w:szCs w:val="20"/>
                <w:vertAlign w:val="superscript"/>
              </w:rPr>
              <w:footnoteReference w:id="4"/>
            </w:r>
            <w:r>
              <w:t xml:space="preserve"> (</w:t>
            </w:r>
            <w:r w:rsidR="006F0D15">
              <w:rPr>
                <w:lang w:val="ru-RU"/>
              </w:rPr>
              <w:t>и</w:t>
            </w:r>
            <w:r w:rsidR="006F0D15" w:rsidRPr="00F40008">
              <w:rPr>
                <w:lang w:val="ru-RU"/>
              </w:rPr>
              <w:t xml:space="preserve"> </w:t>
            </w:r>
            <w:r w:rsidR="006F0D15">
              <w:rPr>
                <w:lang w:val="ru-RU"/>
              </w:rPr>
              <w:t>проч</w:t>
            </w:r>
            <w:r w:rsidR="007335A6">
              <w:rPr>
                <w:lang w:val="ru-RU"/>
              </w:rPr>
              <w:t>ие</w:t>
            </w:r>
            <w:r>
              <w:t xml:space="preserve">) </w:t>
            </w:r>
            <w:r w:rsidR="00F40008">
              <w:rPr>
                <w:lang w:val="ru-RU"/>
              </w:rPr>
              <w:t>неоднократно</w:t>
            </w:r>
            <w:r w:rsidR="00F40008" w:rsidRPr="00F40008">
              <w:rPr>
                <w:lang w:val="ru-RU"/>
              </w:rPr>
              <w:t xml:space="preserve"> </w:t>
            </w:r>
            <w:r w:rsidR="00F40008">
              <w:rPr>
                <w:lang w:val="ru-RU"/>
              </w:rPr>
              <w:t>отмечал</w:t>
            </w:r>
            <w:r w:rsidR="007335A6">
              <w:rPr>
                <w:lang w:val="ru-RU"/>
              </w:rPr>
              <w:t>и</w:t>
            </w:r>
            <w:r>
              <w:t xml:space="preserve"> Toyota, Lexus</w:t>
            </w:r>
            <w:r w:rsidR="00F40008" w:rsidRPr="00F40008">
              <w:rPr>
                <w:lang w:val="ru-RU"/>
              </w:rPr>
              <w:t xml:space="preserve"> </w:t>
            </w:r>
            <w:r w:rsidR="00F40008">
              <w:rPr>
                <w:lang w:val="ru-RU"/>
              </w:rPr>
              <w:t>и</w:t>
            </w:r>
            <w:r w:rsidR="00F40008" w:rsidRPr="00F40008">
              <w:rPr>
                <w:lang w:val="ru-RU"/>
              </w:rPr>
              <w:t xml:space="preserve"> </w:t>
            </w:r>
            <w:r>
              <w:t xml:space="preserve">Scion </w:t>
            </w:r>
            <w:r w:rsidR="00F40008">
              <w:rPr>
                <w:lang w:val="ru-RU"/>
              </w:rPr>
              <w:t>в списке самых качественных авто</w:t>
            </w:r>
            <w:r>
              <w:t xml:space="preserve">. </w:t>
            </w:r>
          </w:p>
        </w:tc>
        <w:tc>
          <w:tcPr>
            <w:tcW w:w="3827" w:type="dxa"/>
            <w:tcBorders>
              <w:top w:val="nil"/>
              <w:left w:val="nil"/>
              <w:bottom w:val="nil"/>
              <w:right w:val="nil"/>
            </w:tcBorders>
          </w:tcPr>
          <w:p w14:paraId="3B533210" w14:textId="66825C63" w:rsidR="00C64647" w:rsidRDefault="00AC35B1">
            <w:pPr>
              <w:spacing w:after="0" w:line="259" w:lineRule="auto"/>
              <w:ind w:left="192" w:right="0" w:hanging="192"/>
            </w:pPr>
            <w:r>
              <w:t xml:space="preserve">– </w:t>
            </w:r>
            <w:r w:rsidR="00F40008">
              <w:rPr>
                <w:lang w:val="ru-RU"/>
              </w:rPr>
              <w:t>Инновационная</w:t>
            </w:r>
            <w:r w:rsidR="008D14BE">
              <w:rPr>
                <w:lang w:val="ru-RU"/>
              </w:rPr>
              <w:t>,</w:t>
            </w:r>
            <w:r w:rsidR="00F40008" w:rsidRPr="00F40008">
              <w:rPr>
                <w:lang w:val="ru-RU"/>
              </w:rPr>
              <w:t xml:space="preserve"> </w:t>
            </w:r>
            <w:r w:rsidR="00F40008">
              <w:rPr>
                <w:lang w:val="ru-RU"/>
              </w:rPr>
              <w:t>с</w:t>
            </w:r>
            <w:r w:rsidR="00F40008" w:rsidRPr="00F40008">
              <w:rPr>
                <w:lang w:val="ru-RU"/>
              </w:rPr>
              <w:t xml:space="preserve"> </w:t>
            </w:r>
            <w:r w:rsidR="00F40008">
              <w:rPr>
                <w:lang w:val="ru-RU"/>
              </w:rPr>
              <w:t>заботой</w:t>
            </w:r>
            <w:r w:rsidR="00F40008" w:rsidRPr="00F40008">
              <w:rPr>
                <w:lang w:val="ru-RU"/>
              </w:rPr>
              <w:t xml:space="preserve"> </w:t>
            </w:r>
            <w:r w:rsidR="00F40008">
              <w:rPr>
                <w:lang w:val="ru-RU"/>
              </w:rPr>
              <w:t>об</w:t>
            </w:r>
            <w:r w:rsidR="00F40008" w:rsidRPr="00F40008">
              <w:rPr>
                <w:lang w:val="ru-RU"/>
              </w:rPr>
              <w:t xml:space="preserve"> </w:t>
            </w:r>
            <w:r w:rsidR="00F40008">
              <w:rPr>
                <w:lang w:val="ru-RU"/>
              </w:rPr>
              <w:t>экологии</w:t>
            </w:r>
            <w:r w:rsidR="00F40008" w:rsidRPr="00F40008">
              <w:rPr>
                <w:lang w:val="ru-RU"/>
              </w:rPr>
              <w:t xml:space="preserve"> </w:t>
            </w:r>
            <w:r w:rsidR="00F40008">
              <w:rPr>
                <w:lang w:val="ru-RU"/>
              </w:rPr>
              <w:t>и</w:t>
            </w:r>
            <w:r w:rsidR="00F40008" w:rsidRPr="00F40008">
              <w:rPr>
                <w:lang w:val="ru-RU"/>
              </w:rPr>
              <w:t xml:space="preserve"> </w:t>
            </w:r>
            <w:r w:rsidR="00F40008">
              <w:rPr>
                <w:lang w:val="ru-RU"/>
              </w:rPr>
              <w:t>социальной</w:t>
            </w:r>
            <w:r w:rsidR="00F40008" w:rsidRPr="00F40008">
              <w:rPr>
                <w:lang w:val="ru-RU"/>
              </w:rPr>
              <w:t xml:space="preserve"> </w:t>
            </w:r>
            <w:r w:rsidR="00F40008">
              <w:rPr>
                <w:lang w:val="ru-RU"/>
              </w:rPr>
              <w:t xml:space="preserve">среде </w:t>
            </w:r>
            <w:r>
              <w:t>—</w:t>
            </w:r>
            <w:r w:rsidR="00F40008">
              <w:rPr>
                <w:lang w:val="ru-RU"/>
              </w:rPr>
              <w:t xml:space="preserve"> например</w:t>
            </w:r>
            <w:r>
              <w:t xml:space="preserve">, </w:t>
            </w:r>
            <w:r w:rsidR="00F40008">
              <w:rPr>
                <w:lang w:val="ru-RU"/>
              </w:rPr>
              <w:t>создатель</w:t>
            </w:r>
            <w:r>
              <w:t xml:space="preserve"> Prius </w:t>
            </w:r>
            <w:r w:rsidR="00F40008">
              <w:rPr>
                <w:lang w:val="ru-RU"/>
              </w:rPr>
              <w:t>и гибридной технологии</w:t>
            </w:r>
            <w:r>
              <w:t>.</w:t>
            </w:r>
          </w:p>
        </w:tc>
      </w:tr>
      <w:tr w:rsidR="00C64647" w14:paraId="0729B801" w14:textId="77777777" w:rsidTr="007B035E">
        <w:trPr>
          <w:trHeight w:val="695"/>
        </w:trPr>
        <w:tc>
          <w:tcPr>
            <w:tcW w:w="4253" w:type="dxa"/>
            <w:tcBorders>
              <w:top w:val="nil"/>
              <w:left w:val="nil"/>
              <w:bottom w:val="nil"/>
              <w:right w:val="nil"/>
            </w:tcBorders>
          </w:tcPr>
          <w:p w14:paraId="003AA95F" w14:textId="66B16136" w:rsidR="00C64647" w:rsidRDefault="00AC35B1">
            <w:pPr>
              <w:spacing w:after="0" w:line="259" w:lineRule="auto"/>
              <w:ind w:left="192" w:right="241" w:hanging="192"/>
            </w:pPr>
            <w:r>
              <w:t xml:space="preserve">– </w:t>
            </w:r>
            <w:r w:rsidR="00F40008">
              <w:rPr>
                <w:lang w:val="ru-RU"/>
              </w:rPr>
              <w:t>В</w:t>
            </w:r>
            <w:r>
              <w:t xml:space="preserve"> 2006 </w:t>
            </w:r>
            <w:r w:rsidR="00F40008">
              <w:rPr>
                <w:lang w:val="ru-RU"/>
              </w:rPr>
              <w:t>прибыль</w:t>
            </w:r>
            <w:r w:rsidR="00F40008" w:rsidRPr="00F40008">
              <w:rPr>
                <w:lang w:val="ru-RU"/>
              </w:rPr>
              <w:t xml:space="preserve"> </w:t>
            </w:r>
            <w:r w:rsidR="00F40008">
              <w:rPr>
                <w:lang w:val="ru-RU"/>
              </w:rPr>
              <w:t>составила</w:t>
            </w:r>
            <w:r w:rsidR="00F40008" w:rsidRPr="00F40008">
              <w:rPr>
                <w:lang w:val="ru-RU"/>
              </w:rPr>
              <w:t xml:space="preserve"> </w:t>
            </w:r>
            <w:r>
              <w:t xml:space="preserve"> $13.7 </w:t>
            </w:r>
            <w:commentRangeStart w:id="25"/>
            <w:del w:id="26" w:author="Пользователь" w:date="2020-09-27T07:25:00Z">
              <w:r w:rsidR="00F40008" w:rsidDel="00AA2361">
                <w:rPr>
                  <w:lang w:val="ru-RU"/>
                </w:rPr>
                <w:delText>биллионов</w:delText>
              </w:r>
              <w:r w:rsidR="00F40008" w:rsidRPr="00F40008" w:rsidDel="00AA2361">
                <w:rPr>
                  <w:lang w:val="ru-RU"/>
                </w:rPr>
                <w:delText xml:space="preserve"> </w:delText>
              </w:r>
            </w:del>
            <w:commentRangeEnd w:id="25"/>
            <w:ins w:id="27" w:author="Пользователь" w:date="2020-09-27T07:25:00Z">
              <w:r w:rsidR="00AA2361">
                <w:rPr>
                  <w:lang w:val="ru-RU"/>
                </w:rPr>
                <w:t>миллиардов</w:t>
              </w:r>
              <w:r w:rsidR="00AA2361" w:rsidRPr="00F40008">
                <w:rPr>
                  <w:lang w:val="ru-RU"/>
                </w:rPr>
                <w:t xml:space="preserve"> </w:t>
              </w:r>
            </w:ins>
            <w:r w:rsidR="0082662C">
              <w:rPr>
                <w:rStyle w:val="CommentReference"/>
              </w:rPr>
              <w:commentReference w:id="25"/>
            </w:r>
            <w:r>
              <w:t xml:space="preserve">USD, </w:t>
            </w:r>
            <w:r w:rsidR="00F40008">
              <w:rPr>
                <w:lang w:val="ru-RU"/>
              </w:rPr>
              <w:t xml:space="preserve">в то время как </w:t>
            </w:r>
            <w:r>
              <w:t xml:space="preserve">GM </w:t>
            </w:r>
            <w:r w:rsidR="00F40008">
              <w:rPr>
                <w:lang w:val="ru-RU"/>
              </w:rPr>
              <w:t xml:space="preserve">и </w:t>
            </w:r>
            <w:r>
              <w:t xml:space="preserve">Ford </w:t>
            </w:r>
            <w:r w:rsidR="00F40008">
              <w:rPr>
                <w:lang w:val="ru-RU"/>
              </w:rPr>
              <w:t>отчитывались о потерях</w:t>
            </w:r>
            <w:r>
              <w:t>.</w:t>
            </w:r>
            <w:r>
              <w:rPr>
                <w:sz w:val="25"/>
                <w:vertAlign w:val="superscript"/>
              </w:rPr>
              <w:t>a</w:t>
            </w:r>
          </w:p>
        </w:tc>
        <w:tc>
          <w:tcPr>
            <w:tcW w:w="3827" w:type="dxa"/>
            <w:tcBorders>
              <w:top w:val="nil"/>
              <w:left w:val="nil"/>
              <w:bottom w:val="nil"/>
              <w:right w:val="nil"/>
            </w:tcBorders>
          </w:tcPr>
          <w:p w14:paraId="6580542A" w14:textId="2C665194" w:rsidR="00C64647" w:rsidRDefault="00AC35B1" w:rsidP="00237384">
            <w:pPr>
              <w:spacing w:after="0" w:line="259" w:lineRule="auto"/>
              <w:ind w:left="192" w:hanging="192"/>
            </w:pPr>
            <w:r>
              <w:t>–</w:t>
            </w:r>
            <w:r w:rsidR="005C0131">
              <w:rPr>
                <w:lang w:val="ru-RU"/>
              </w:rPr>
              <w:t xml:space="preserve"> </w:t>
            </w:r>
            <w:r w:rsidR="00DF2A4E">
              <w:rPr>
                <w:lang w:val="ru-RU"/>
              </w:rPr>
              <w:t>Показатели разработк</w:t>
            </w:r>
            <w:r w:rsidR="00237384">
              <w:rPr>
                <w:lang w:val="ru-RU"/>
              </w:rPr>
              <w:t xml:space="preserve">и </w:t>
            </w:r>
            <w:r w:rsidR="00DF2A4E">
              <w:rPr>
                <w:lang w:val="ru-RU"/>
              </w:rPr>
              <w:t>продуктов</w:t>
            </w:r>
            <w:r w:rsidR="00DF2A4E" w:rsidRPr="00DF2A4E">
              <w:rPr>
                <w:lang w:val="ru-RU"/>
              </w:rPr>
              <w:t xml:space="preserve"> </w:t>
            </w:r>
            <w:r w:rsidR="00DF2A4E">
              <w:rPr>
                <w:lang w:val="ru-RU"/>
              </w:rPr>
              <w:t xml:space="preserve">до </w:t>
            </w:r>
            <w:r w:rsidR="00DF2A4E" w:rsidRPr="00DF2A4E">
              <w:rPr>
                <w:lang w:val="ru-RU"/>
              </w:rPr>
              <w:t xml:space="preserve">2 </w:t>
            </w:r>
            <w:r w:rsidR="00DF2A4E">
              <w:rPr>
                <w:lang w:val="ru-RU"/>
              </w:rPr>
              <w:t xml:space="preserve">раз превышали </w:t>
            </w:r>
            <w:r w:rsidR="00DF2A4E" w:rsidRPr="00DF2A4E">
              <w:rPr>
                <w:lang w:val="ru-RU"/>
              </w:rPr>
              <w:t xml:space="preserve"> </w:t>
            </w:r>
            <w:r w:rsidR="00DF2A4E">
              <w:rPr>
                <w:lang w:val="ru-RU"/>
              </w:rPr>
              <w:t>некоторых конкурентов</w:t>
            </w:r>
            <w:r>
              <w:t>.</w:t>
            </w:r>
          </w:p>
        </w:tc>
      </w:tr>
    </w:tbl>
    <w:p w14:paraId="6684C565" w14:textId="7F37FAF1" w:rsidR="00C64647" w:rsidRDefault="00AC35B1" w:rsidP="00BF0692">
      <w:pPr>
        <w:spacing w:after="312" w:line="256" w:lineRule="auto"/>
        <w:ind w:left="709" w:right="878" w:hanging="240"/>
        <w:jc w:val="left"/>
      </w:pPr>
      <w:r>
        <w:rPr>
          <w:sz w:val="18"/>
        </w:rPr>
        <w:t xml:space="preserve">a. </w:t>
      </w:r>
      <w:r w:rsidR="00DF2A4E">
        <w:rPr>
          <w:sz w:val="18"/>
          <w:lang w:val="ru-RU"/>
        </w:rPr>
        <w:t>В</w:t>
      </w:r>
      <w:r>
        <w:rPr>
          <w:sz w:val="18"/>
        </w:rPr>
        <w:t xml:space="preserve"> 2009, </w:t>
      </w:r>
      <w:r w:rsidR="00DF2A4E">
        <w:rPr>
          <w:sz w:val="18"/>
          <w:lang w:val="ru-RU"/>
        </w:rPr>
        <w:t>после</w:t>
      </w:r>
      <w:r w:rsidR="00DF2A4E" w:rsidRPr="00DF2A4E">
        <w:rPr>
          <w:sz w:val="18"/>
          <w:lang w:val="ru-RU"/>
        </w:rPr>
        <w:t xml:space="preserve"> </w:t>
      </w:r>
      <w:r w:rsidR="00DF2A4E">
        <w:rPr>
          <w:sz w:val="18"/>
          <w:lang w:val="ru-RU"/>
        </w:rPr>
        <w:t>мирового</w:t>
      </w:r>
      <w:r w:rsidR="00DF2A4E" w:rsidRPr="00DF2A4E">
        <w:rPr>
          <w:sz w:val="18"/>
          <w:lang w:val="ru-RU"/>
        </w:rPr>
        <w:t xml:space="preserve"> </w:t>
      </w:r>
      <w:r w:rsidR="00DF2A4E">
        <w:rPr>
          <w:sz w:val="18"/>
          <w:lang w:val="ru-RU"/>
        </w:rPr>
        <w:t>финансового</w:t>
      </w:r>
      <w:r w:rsidR="00DF2A4E" w:rsidRPr="00DF2A4E">
        <w:rPr>
          <w:sz w:val="18"/>
          <w:lang w:val="ru-RU"/>
        </w:rPr>
        <w:t xml:space="preserve"> </w:t>
      </w:r>
      <w:r w:rsidR="00DF2A4E">
        <w:rPr>
          <w:sz w:val="18"/>
          <w:lang w:val="ru-RU"/>
        </w:rPr>
        <w:t>кризиса</w:t>
      </w:r>
      <w:r>
        <w:rPr>
          <w:sz w:val="18"/>
        </w:rPr>
        <w:t xml:space="preserve">, GM </w:t>
      </w:r>
      <w:r w:rsidR="005C0131">
        <w:rPr>
          <w:sz w:val="18"/>
          <w:lang w:val="ru-RU"/>
        </w:rPr>
        <w:t>объявили себя банкротом</w:t>
      </w:r>
      <w:r>
        <w:rPr>
          <w:sz w:val="18"/>
        </w:rPr>
        <w:t>. Toyota</w:t>
      </w:r>
      <w:r w:rsidR="005C0131" w:rsidRPr="005C0131">
        <w:rPr>
          <w:sz w:val="18"/>
          <w:lang w:val="ru-RU"/>
        </w:rPr>
        <w:t xml:space="preserve"> </w:t>
      </w:r>
      <w:r w:rsidR="005C0131">
        <w:rPr>
          <w:sz w:val="18"/>
          <w:lang w:val="ru-RU"/>
        </w:rPr>
        <w:t>же</w:t>
      </w:r>
      <w:r>
        <w:rPr>
          <w:sz w:val="18"/>
        </w:rPr>
        <w:t xml:space="preserve">, </w:t>
      </w:r>
      <w:r w:rsidR="005C0131">
        <w:rPr>
          <w:sz w:val="18"/>
          <w:lang w:val="ru-RU"/>
        </w:rPr>
        <w:t>понёсшая</w:t>
      </w:r>
      <w:r w:rsidR="005C0131" w:rsidRPr="005C0131">
        <w:rPr>
          <w:sz w:val="18"/>
          <w:lang w:val="ru-RU"/>
        </w:rPr>
        <w:t xml:space="preserve"> </w:t>
      </w:r>
      <w:r w:rsidR="005C0131">
        <w:rPr>
          <w:sz w:val="18"/>
          <w:lang w:val="ru-RU"/>
        </w:rPr>
        <w:t>убытки</w:t>
      </w:r>
      <w:r w:rsidR="005C0131" w:rsidRPr="005C0131">
        <w:rPr>
          <w:sz w:val="18"/>
          <w:lang w:val="ru-RU"/>
        </w:rPr>
        <w:t xml:space="preserve"> </w:t>
      </w:r>
      <w:r w:rsidR="005C0131">
        <w:rPr>
          <w:sz w:val="18"/>
          <w:lang w:val="ru-RU"/>
        </w:rPr>
        <w:t>наряду</w:t>
      </w:r>
      <w:r w:rsidR="005C0131" w:rsidRPr="005C0131">
        <w:rPr>
          <w:sz w:val="18"/>
          <w:lang w:val="ru-RU"/>
        </w:rPr>
        <w:t xml:space="preserve"> </w:t>
      </w:r>
      <w:r w:rsidR="005C0131">
        <w:rPr>
          <w:sz w:val="18"/>
          <w:lang w:val="ru-RU"/>
        </w:rPr>
        <w:t>с</w:t>
      </w:r>
      <w:r w:rsidR="005C0131" w:rsidRPr="005C0131">
        <w:rPr>
          <w:sz w:val="18"/>
          <w:lang w:val="ru-RU"/>
        </w:rPr>
        <w:t xml:space="preserve"> </w:t>
      </w:r>
      <w:r w:rsidR="005C0131">
        <w:rPr>
          <w:sz w:val="18"/>
          <w:lang w:val="ru-RU"/>
        </w:rPr>
        <w:t>другим</w:t>
      </w:r>
      <w:r w:rsidR="005C0131" w:rsidRPr="005C0131">
        <w:rPr>
          <w:sz w:val="18"/>
          <w:lang w:val="ru-RU"/>
        </w:rPr>
        <w:t xml:space="preserve"> </w:t>
      </w:r>
      <w:r w:rsidR="005C0131">
        <w:rPr>
          <w:sz w:val="18"/>
          <w:lang w:val="ru-RU"/>
        </w:rPr>
        <w:t>автомобильными компаниями</w:t>
      </w:r>
      <w:r>
        <w:rPr>
          <w:sz w:val="18"/>
        </w:rPr>
        <w:t xml:space="preserve">, </w:t>
      </w:r>
      <w:r w:rsidR="005C0131">
        <w:rPr>
          <w:sz w:val="18"/>
          <w:lang w:val="ru-RU"/>
        </w:rPr>
        <w:t>остаётся платежеспособной</w:t>
      </w:r>
      <w:r>
        <w:rPr>
          <w:sz w:val="18"/>
        </w:rPr>
        <w:t>.</w:t>
      </w:r>
    </w:p>
    <w:p w14:paraId="0E959507" w14:textId="1CE07680" w:rsidR="00C64647" w:rsidRDefault="00E362D8">
      <w:pPr>
        <w:ind w:right="0"/>
      </w:pPr>
      <w:r w:rsidRPr="00E362D8">
        <w:t>В качестве примера</w:t>
      </w:r>
      <w:r w:rsidR="00AC35B1">
        <w:t xml:space="preserve">; </w:t>
      </w:r>
      <w:r w:rsidRPr="00E362D8">
        <w:t xml:space="preserve">книга </w:t>
      </w:r>
      <w:commentRangeStart w:id="28"/>
      <w:commentRangeStart w:id="29"/>
      <w:r w:rsidRPr="00E362D8">
        <w:t>Экстремальная</w:t>
      </w:r>
      <w:commentRangeEnd w:id="28"/>
      <w:r w:rsidR="0082662C">
        <w:rPr>
          <w:rStyle w:val="CommentReference"/>
        </w:rPr>
        <w:commentReference w:id="28"/>
      </w:r>
      <w:commentRangeEnd w:id="29"/>
      <w:r w:rsidR="00AA2361">
        <w:rPr>
          <w:rStyle w:val="CommentReference"/>
        </w:rPr>
        <w:commentReference w:id="29"/>
      </w:r>
      <w:r w:rsidR="00AC35B1">
        <w:rPr>
          <w:i/>
        </w:rPr>
        <w:t xml:space="preserve"> Toyota</w:t>
      </w:r>
      <w:r w:rsidR="00AC35B1">
        <w:t xml:space="preserve"> [OST08] </w:t>
      </w:r>
      <w:r w:rsidRPr="00E362D8">
        <w:t>посвящает главу</w:t>
      </w:r>
      <w:r>
        <w:rPr>
          <w:lang w:val="ru-RU"/>
        </w:rPr>
        <w:t xml:space="preserve"> своей</w:t>
      </w:r>
      <w:r w:rsidRPr="00E362D8">
        <w:t xml:space="preserve"> </w:t>
      </w:r>
      <w:r w:rsidRPr="00E362D8">
        <w:rPr>
          <w:i/>
        </w:rPr>
        <w:t>устойчивой</w:t>
      </w:r>
      <w:r w:rsidR="00AC35B1">
        <w:t xml:space="preserve"> </w:t>
      </w:r>
      <w:r w:rsidR="008D14BE">
        <w:rPr>
          <w:lang w:val="ru-RU"/>
        </w:rPr>
        <w:t>производительности</w:t>
      </w:r>
      <w:r w:rsidRPr="00E362D8">
        <w:rPr>
          <w:lang w:val="ru-RU"/>
        </w:rPr>
        <w:t xml:space="preserve"> </w:t>
      </w:r>
      <w:r>
        <w:rPr>
          <w:lang w:val="ru-RU"/>
        </w:rPr>
        <w:t>в</w:t>
      </w:r>
      <w:r w:rsidRPr="00E362D8">
        <w:rPr>
          <w:lang w:val="ru-RU"/>
        </w:rPr>
        <w:t xml:space="preserve"> </w:t>
      </w:r>
      <w:r>
        <w:rPr>
          <w:lang w:val="ru-RU"/>
        </w:rPr>
        <w:t>сравнении</w:t>
      </w:r>
      <w:r w:rsidR="00AC35B1">
        <w:t xml:space="preserve"> </w:t>
      </w:r>
      <w:r>
        <w:rPr>
          <w:lang w:val="ru-RU"/>
        </w:rPr>
        <w:t>с</w:t>
      </w:r>
      <w:r w:rsidRPr="00E362D8">
        <w:rPr>
          <w:lang w:val="ru-RU"/>
        </w:rPr>
        <w:t xml:space="preserve"> </w:t>
      </w:r>
      <w:r>
        <w:rPr>
          <w:lang w:val="ru-RU"/>
        </w:rPr>
        <w:t>другими</w:t>
      </w:r>
      <w:r w:rsidRPr="00E362D8">
        <w:rPr>
          <w:lang w:val="ru-RU"/>
        </w:rPr>
        <w:t xml:space="preserve"> </w:t>
      </w:r>
      <w:r>
        <w:rPr>
          <w:lang w:val="ru-RU"/>
        </w:rPr>
        <w:t>компаниями в своей индустрии</w:t>
      </w:r>
      <w:r w:rsidR="00AC35B1">
        <w:t xml:space="preserve">. </w:t>
      </w:r>
      <w:r>
        <w:rPr>
          <w:lang w:val="ru-RU"/>
        </w:rPr>
        <w:t>Там</w:t>
      </w:r>
      <w:r w:rsidRPr="00E362D8">
        <w:rPr>
          <w:lang w:val="ru-RU"/>
        </w:rPr>
        <w:t xml:space="preserve"> </w:t>
      </w:r>
      <w:r>
        <w:rPr>
          <w:lang w:val="ru-RU"/>
        </w:rPr>
        <w:t>говорится</w:t>
      </w:r>
      <w:r w:rsidR="00AC35B1">
        <w:t>,</w:t>
      </w:r>
      <w:r w:rsidRPr="00E362D8">
        <w:rPr>
          <w:lang w:val="ru-RU"/>
        </w:rPr>
        <w:t xml:space="preserve"> </w:t>
      </w:r>
      <w:r>
        <w:rPr>
          <w:lang w:val="ru-RU"/>
        </w:rPr>
        <w:t>что</w:t>
      </w:r>
      <w:r w:rsidR="00AC35B1">
        <w:t xml:space="preserve"> Toyota </w:t>
      </w:r>
      <w:r w:rsidRPr="00E362D8">
        <w:t xml:space="preserve">далека от совершенства, и существует масса </w:t>
      </w:r>
      <w:r>
        <w:rPr>
          <w:lang w:val="ru-RU"/>
        </w:rPr>
        <w:t xml:space="preserve">уникальных вещей </w:t>
      </w:r>
      <w:r w:rsidR="00483D9D">
        <w:rPr>
          <w:lang w:val="ru-RU"/>
        </w:rPr>
        <w:t xml:space="preserve">в других системах, </w:t>
      </w:r>
      <w:r>
        <w:rPr>
          <w:lang w:val="ru-RU"/>
        </w:rPr>
        <w:t>которым следует поучиться</w:t>
      </w:r>
      <w:r w:rsidR="00483D9D">
        <w:rPr>
          <w:lang w:val="ru-RU"/>
        </w:rPr>
        <w:t xml:space="preserve"> (таких как </w:t>
      </w:r>
      <w:r w:rsidR="00483D9D" w:rsidRPr="00483D9D">
        <w:rPr>
          <w:i/>
          <w:iCs/>
          <w:lang w:val="ru-RU"/>
        </w:rPr>
        <w:t>гибкий подход</w:t>
      </w:r>
      <w:r w:rsidR="00483D9D">
        <w:rPr>
          <w:lang w:val="ru-RU"/>
        </w:rPr>
        <w:t xml:space="preserve"> в разработке программного обеспечения), и которые не найти в бережливом мышлении</w:t>
      </w:r>
      <w:r w:rsidRPr="00E362D8">
        <w:t xml:space="preserve">. Мы не настаиваем на том, что Toyota или бережливое мышление — это единственные модели, из которых следует извлекать уроки или просто следовать их примеру. Тем не менее, это эволюционирующая на протяжении длительного времени, </w:t>
      </w:r>
      <w:r w:rsidR="00483D9D">
        <w:rPr>
          <w:lang w:val="ru-RU"/>
        </w:rPr>
        <w:t>заслуживающая внимания</w:t>
      </w:r>
      <w:r w:rsidRPr="00E362D8">
        <w:t xml:space="preserve"> система, созданная довольно надёжной и устойчивой компанией.</w:t>
      </w:r>
    </w:p>
    <w:p w14:paraId="1B82DF26" w14:textId="7EFC9023" w:rsidR="00C64647" w:rsidRDefault="007335A6" w:rsidP="00617C14">
      <w:pPr>
        <w:pStyle w:val="Heading3"/>
        <w:jc w:val="center"/>
      </w:pPr>
      <w:r w:rsidRPr="007335A6">
        <w:lastRenderedPageBreak/>
        <w:t xml:space="preserve">Столпы Бережливого Подхода </w:t>
      </w:r>
      <w:r>
        <w:rPr>
          <w:lang w:val="ru-RU"/>
        </w:rPr>
        <w:t>-</w:t>
      </w:r>
      <w:r w:rsidRPr="007335A6">
        <w:t xml:space="preserve"> Это </w:t>
      </w:r>
      <w:r w:rsidRPr="007335A6">
        <w:rPr>
          <w:i/>
          <w:iCs/>
        </w:rPr>
        <w:t>Не</w:t>
      </w:r>
      <w:r w:rsidRPr="007335A6">
        <w:t xml:space="preserve"> Инструменты или Уменьшение Потерь</w:t>
      </w:r>
    </w:p>
    <w:p w14:paraId="06B771BA" w14:textId="3630DF19" w:rsidR="00C64647" w:rsidRDefault="008A30D3">
      <w:pPr>
        <w:spacing w:after="249"/>
        <w:ind w:right="0"/>
      </w:pPr>
      <w:r w:rsidRPr="008A30D3">
        <w:t>Есть несколько заблуждений относительно бережливого подхода. Этот раздел начинается с того, чтобы развеять их.</w:t>
      </w:r>
    </w:p>
    <w:p w14:paraId="46929388" w14:textId="4CD24456" w:rsidR="00C64647" w:rsidRDefault="008A30D3">
      <w:pPr>
        <w:spacing w:after="272"/>
        <w:ind w:right="0"/>
      </w:pPr>
      <w:r w:rsidRPr="008A30D3">
        <w:t>Что является сутью и силой бережливого мышления и Toyota?</w:t>
      </w:r>
    </w:p>
    <w:p w14:paraId="0032B3A2" w14:textId="7E5B72F6" w:rsidR="00C64647" w:rsidRPr="008A30D3" w:rsidRDefault="008A30D3">
      <w:pPr>
        <w:spacing w:after="299" w:line="247" w:lineRule="auto"/>
        <w:ind w:left="235" w:right="228"/>
        <w:rPr>
          <w:lang w:val="ru-RU"/>
        </w:rPr>
      </w:pPr>
      <w:r w:rsidRPr="008A30D3">
        <w:rPr>
          <w:i/>
        </w:rPr>
        <w:t>Когда я впервые начал изучать TPS</w:t>
      </w:r>
      <w:r w:rsidR="003379A8" w:rsidRPr="00DB05A5">
        <w:rPr>
          <w:szCs w:val="20"/>
          <w:vertAlign w:val="superscript"/>
        </w:rPr>
        <w:footnoteReference w:id="5"/>
      </w:r>
      <w:r w:rsidRPr="008A30D3">
        <w:rPr>
          <w:i/>
        </w:rPr>
        <w:t xml:space="preserve">, я был очарован </w:t>
      </w:r>
      <w:r w:rsidR="00265173">
        <w:rPr>
          <w:i/>
          <w:lang w:val="ru-RU"/>
        </w:rPr>
        <w:t xml:space="preserve">этой </w:t>
      </w:r>
      <w:r w:rsidRPr="008A30D3">
        <w:rPr>
          <w:i/>
        </w:rPr>
        <w:t>силой [поток</w:t>
      </w:r>
      <w:r>
        <w:rPr>
          <w:i/>
          <w:lang w:val="ru-RU"/>
        </w:rPr>
        <w:t>ом</w:t>
      </w:r>
      <w:r w:rsidRPr="008A30D3">
        <w:rPr>
          <w:i/>
        </w:rPr>
        <w:t xml:space="preserve"> </w:t>
      </w:r>
      <w:r>
        <w:rPr>
          <w:i/>
          <w:lang w:val="ru-RU"/>
        </w:rPr>
        <w:t>в одно</w:t>
      </w:r>
      <w:r w:rsidRPr="008A30D3">
        <w:rPr>
          <w:i/>
        </w:rPr>
        <w:t xml:space="preserve"> </w:t>
      </w:r>
      <w:r>
        <w:rPr>
          <w:i/>
          <w:lang w:val="ru-RU"/>
        </w:rPr>
        <w:t>изделие</w:t>
      </w:r>
      <w:r w:rsidRPr="008A30D3">
        <w:rPr>
          <w:i/>
        </w:rPr>
        <w:t xml:space="preserve">, канбаном и другими инструментами бережливого подхода]. Но на протяжении всего пути, опытные лидеры Toyota не переставали объяснять мне, что эти инструменты и техники не были ключевыми. Сила, лежащая в основе TPS, это скорее </w:t>
      </w:r>
      <w:r w:rsidRPr="008A30D3">
        <w:rPr>
          <w:b/>
          <w:bCs/>
          <w:i/>
        </w:rPr>
        <w:t>стремление менеджмента компании постоянно инвестировать в своих людей</w:t>
      </w:r>
      <w:r w:rsidRPr="008A30D3">
        <w:rPr>
          <w:i/>
        </w:rPr>
        <w:t xml:space="preserve"> и </w:t>
      </w:r>
      <w:r w:rsidRPr="008A30D3">
        <w:rPr>
          <w:b/>
          <w:bCs/>
          <w:i/>
        </w:rPr>
        <w:t>проповедовать культуру непрерывного улучшения</w:t>
      </w:r>
      <w:r w:rsidRPr="008A30D3">
        <w:rPr>
          <w:i/>
        </w:rPr>
        <w:t>. После обучения в течение почти 20-ти лет…..я наконец-то полностью это осознал. [Liker04]</w:t>
      </w:r>
      <w:r>
        <w:rPr>
          <w:i/>
          <w:lang w:val="ru-RU"/>
        </w:rPr>
        <w:t xml:space="preserve"> </w:t>
      </w:r>
      <w:r w:rsidRPr="008A30D3">
        <w:rPr>
          <w:i/>
        </w:rPr>
        <w:t>(</w:t>
      </w:r>
      <w:r>
        <w:rPr>
          <w:i/>
          <w:lang w:val="ru-RU"/>
        </w:rPr>
        <w:t>выделение</w:t>
      </w:r>
      <w:r w:rsidRPr="008A30D3">
        <w:rPr>
          <w:i/>
        </w:rPr>
        <w:t xml:space="preserve"> добавлен</w:t>
      </w:r>
      <w:r>
        <w:rPr>
          <w:i/>
          <w:lang w:val="ru-RU"/>
        </w:rPr>
        <w:t>о</w:t>
      </w:r>
      <w:r w:rsidRPr="008A30D3">
        <w:rPr>
          <w:i/>
        </w:rPr>
        <w:t>)</w:t>
      </w:r>
    </w:p>
    <w:p w14:paraId="3421FE8E" w14:textId="53799063" w:rsidR="00C64647" w:rsidRDefault="008A30D3">
      <w:pPr>
        <w:spacing w:after="249"/>
        <w:ind w:right="0"/>
      </w:pPr>
      <w:r w:rsidRPr="008A30D3">
        <w:t>Вакамацу (Wakamatsu) и Кондо (Kondo), эксперты Toyota, выражают это кратко:</w:t>
      </w:r>
    </w:p>
    <w:p w14:paraId="172F69FA" w14:textId="17B27A30" w:rsidR="00C64647" w:rsidRDefault="008A30D3">
      <w:pPr>
        <w:spacing w:after="446" w:line="247" w:lineRule="auto"/>
        <w:ind w:left="235" w:right="228"/>
      </w:pPr>
      <w:r w:rsidRPr="008A30D3">
        <w:rPr>
          <w:i/>
        </w:rPr>
        <w:t>Суть [системы Toyota] в том, чтобы каждому отдельному сотруднику была предоставлена возможность самостоятельно, своим собственным способом находить и решать проблемы, а также вносить необходимые улучшения.</w:t>
      </w:r>
      <w:r w:rsidR="00AC35B1">
        <w:rPr>
          <w:i/>
        </w:rPr>
        <w:t xml:space="preserve"> [Hino06]</w:t>
      </w:r>
    </w:p>
    <w:p w14:paraId="11015C43" w14:textId="27A64D1E" w:rsidR="00C64647" w:rsidRPr="008A30D3" w:rsidRDefault="008A30D3" w:rsidP="008A30D3">
      <w:pPr>
        <w:pStyle w:val="Heading3"/>
      </w:pPr>
      <w:r w:rsidRPr="008A30D3">
        <w:t>Инструменты Менеджмента Не являются Столпами Бережливого подхода</w:t>
      </w:r>
    </w:p>
    <w:p w14:paraId="7C3D31E8" w14:textId="66B21B9C" w:rsidR="00C64647" w:rsidRDefault="008A30D3">
      <w:pPr>
        <w:spacing w:after="248"/>
        <w:ind w:right="0"/>
      </w:pPr>
      <w:r w:rsidRPr="008A30D3">
        <w:t xml:space="preserve">Приведённые выше цитаты подчёркивают жизненно важный момент, потому что на протяжении многих лет существовали некие якобы </w:t>
      </w:r>
      <w:r w:rsidRPr="008A30D3">
        <w:rPr>
          <w:lang w:val="ru-RU"/>
        </w:rPr>
        <w:t>‘</w:t>
      </w:r>
      <w:r w:rsidRPr="008A30D3">
        <w:t>бережливые</w:t>
      </w:r>
      <w:r w:rsidRPr="008A30D3">
        <w:rPr>
          <w:lang w:val="ru-RU"/>
        </w:rPr>
        <w:t>’</w:t>
      </w:r>
      <w:r w:rsidRPr="008A30D3">
        <w:t xml:space="preserve"> сторонники, которые опустили бережливое мышление до механического, поверхностного уровня инструментов управления, таких как </w:t>
      </w:r>
      <w:r w:rsidRPr="00696277">
        <w:rPr>
          <w:i/>
          <w:iCs/>
        </w:rPr>
        <w:t>канбан</w:t>
      </w:r>
      <w:r w:rsidRPr="008A30D3">
        <w:t xml:space="preserve"> и управление очередями. Эти вторичные, производные описания игнорируют основное послание экспертов Toyota, которые подчёркивают, что основная суть успешного бережливого мышления заключается в том, чтобы </w:t>
      </w:r>
      <w:r w:rsidRPr="008A30D3">
        <w:rPr>
          <w:lang w:val="ru-RU"/>
        </w:rPr>
        <w:t>“</w:t>
      </w:r>
      <w:r w:rsidRPr="008A30D3">
        <w:t xml:space="preserve">сначала </w:t>
      </w:r>
      <w:r w:rsidR="003379A8">
        <w:rPr>
          <w:lang w:val="ru-RU"/>
        </w:rPr>
        <w:t>выращивать</w:t>
      </w:r>
      <w:r w:rsidRPr="008A30D3">
        <w:t xml:space="preserve"> людей, а </w:t>
      </w:r>
      <w:r w:rsidR="003379A8">
        <w:rPr>
          <w:lang w:val="ru-RU"/>
        </w:rPr>
        <w:t xml:space="preserve">потом создавать </w:t>
      </w:r>
      <w:r w:rsidRPr="008A30D3">
        <w:t>продукты</w:t>
      </w:r>
      <w:r w:rsidRPr="008A30D3">
        <w:rPr>
          <w:lang w:val="ru-RU"/>
        </w:rPr>
        <w:t>”</w:t>
      </w:r>
      <w:r w:rsidRPr="008A30D3">
        <w:t xml:space="preserve"> и в культуре </w:t>
      </w:r>
      <w:r w:rsidRPr="008A30D3">
        <w:rPr>
          <w:lang w:val="ru-RU"/>
        </w:rPr>
        <w:t>“</w:t>
      </w:r>
      <w:r w:rsidRPr="008A30D3">
        <w:t>бросающей вызов статус-кво</w:t>
      </w:r>
      <w:r w:rsidRPr="008A30D3">
        <w:rPr>
          <w:lang w:val="ru-RU"/>
        </w:rPr>
        <w:t>”</w:t>
      </w:r>
      <w:r w:rsidRPr="008A30D3">
        <w:t xml:space="preserve"> путём непрерывного совершенствования. </w:t>
      </w:r>
      <w:r w:rsidR="00AC35B1">
        <w:t>[Hino06]</w:t>
      </w:r>
    </w:p>
    <w:p w14:paraId="6BB915EE" w14:textId="77777777" w:rsidR="00E339AA" w:rsidRDefault="003379A8" w:rsidP="00E339AA">
      <w:pPr>
        <w:rPr>
          <w:iCs/>
        </w:rPr>
      </w:pPr>
      <w:r w:rsidRPr="003379A8">
        <w:rPr>
          <w:i/>
        </w:rPr>
        <w:t xml:space="preserve">Сужение бережливого мышления до уровня канбана, управления очередями и других инструментов, подобно сокращению подлинной демократии до обычного голосования. </w:t>
      </w:r>
      <w:r w:rsidRPr="003379A8">
        <w:rPr>
          <w:iCs/>
        </w:rPr>
        <w:t xml:space="preserve">Голосование — это хорошо, но демократия намного более изощрённая и сложная. Посмотрите на внутренний девиз Toyota, изображённый на фотографии, которую мы сделали во время посещения Toyota в Японии несколько </w:t>
      </w:r>
    </w:p>
    <w:p w14:paraId="18FC6945" w14:textId="77777777" w:rsidR="00E339AA" w:rsidRDefault="00E339AA">
      <w:pPr>
        <w:spacing w:after="0" w:line="240" w:lineRule="auto"/>
        <w:ind w:left="0" w:right="0" w:firstLine="0"/>
        <w:jc w:val="left"/>
        <w:rPr>
          <w:iCs/>
        </w:rPr>
      </w:pPr>
      <w:r>
        <w:rPr>
          <w:iCs/>
        </w:rPr>
        <w:br w:type="page"/>
      </w:r>
    </w:p>
    <w:p w14:paraId="3384EA53" w14:textId="368B4C57" w:rsidR="00C64647" w:rsidRDefault="003379A8" w:rsidP="00E339AA">
      <w:r w:rsidRPr="003379A8">
        <w:rPr>
          <w:iCs/>
        </w:rPr>
        <w:lastRenderedPageBreak/>
        <w:t>лет назад</w:t>
      </w:r>
      <w:r w:rsidR="00AC35B1">
        <w:t xml:space="preserve">; </w:t>
      </w:r>
      <w:r w:rsidR="006C5257">
        <w:rPr>
          <w:lang w:val="ru-RU"/>
        </w:rPr>
        <w:t>о</w:t>
      </w:r>
      <w:r w:rsidR="00696277" w:rsidRPr="00696277">
        <w:t>н отражает самую суть бережливого подхода, устанавливая акцент на образовании людей, чтобы они стали мастерами системного мышления</w:t>
      </w:r>
      <w:r w:rsidR="00AC35B1">
        <w:t>:</w:t>
      </w:r>
    </w:p>
    <w:p w14:paraId="7EE41CF2" w14:textId="10375CDD" w:rsidR="00ED6B94" w:rsidRDefault="00ED6B94" w:rsidP="00ED6B94">
      <w:pPr>
        <w:ind w:right="0"/>
        <w:jc w:val="center"/>
      </w:pPr>
      <w:r>
        <w:rPr>
          <w:noProof/>
        </w:rPr>
        <w:drawing>
          <wp:inline distT="0" distB="0" distL="0" distR="0" wp14:anchorId="36F241F5" wp14:editId="74E2F95D">
            <wp:extent cx="2414016" cy="746760"/>
            <wp:effectExtent l="0" t="0" r="0" b="2540"/>
            <wp:docPr id="38698" name="Picture 38698"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38698" name="Picture 38698" descr="A close up of a sig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016" cy="746760"/>
                    </a:xfrm>
                    <a:prstGeom prst="rect">
                      <a:avLst/>
                    </a:prstGeom>
                  </pic:spPr>
                </pic:pic>
              </a:graphicData>
            </a:graphic>
          </wp:inline>
        </w:drawing>
      </w:r>
    </w:p>
    <w:p w14:paraId="5B7C01CB" w14:textId="1359FFB4" w:rsidR="00C64647" w:rsidRDefault="00696277">
      <w:pPr>
        <w:ind w:right="0"/>
      </w:pPr>
      <w:r w:rsidRPr="00696277">
        <w:t>Упрощение бережливого мышления до инструментов — это хождение по тем же граблям, по которым до вас уже много раз прошли другие компании, поверхностно и безуспешно пытаясь внедрить то, что они считали бережливым подходом.</w:t>
      </w:r>
    </w:p>
    <w:p w14:paraId="3F5DAD13" w14:textId="45918E07" w:rsidR="00C64647" w:rsidRDefault="00AC35B1">
      <w:pPr>
        <w:spacing w:after="290" w:line="247" w:lineRule="auto"/>
        <w:ind w:left="235" w:right="228"/>
      </w:pPr>
      <w:r>
        <w:rPr>
          <w:i/>
        </w:rPr>
        <w:t>...</w:t>
      </w:r>
      <w:r w:rsidR="00696277" w:rsidRPr="00696277">
        <w:t xml:space="preserve"> </w:t>
      </w:r>
      <w:r w:rsidR="00696277" w:rsidRPr="00696277">
        <w:rPr>
          <w:i/>
        </w:rPr>
        <w:t xml:space="preserve">это случилось только после того, как Американские автопроизводители исчерпали все возможные объяснения успеха Toyota (заниженный курс иены, послушная рабочая сила, японская культура, превосходная автоматизация), тогда они наконец-то смогли признать, что </w:t>
      </w:r>
      <w:r w:rsidR="00696277" w:rsidRPr="00696277">
        <w:rPr>
          <w:b/>
          <w:bCs/>
          <w:i/>
        </w:rPr>
        <w:t>настоящее преимущество Toyota в способности задействовать интеллектуальный потенциал ‘обычных’ сотрудников</w:t>
      </w:r>
      <w:r w:rsidR="00696277" w:rsidRPr="00696277">
        <w:rPr>
          <w:i/>
        </w:rPr>
        <w:t xml:space="preserve">. </w:t>
      </w:r>
      <w:r>
        <w:rPr>
          <w:i/>
        </w:rPr>
        <w:t>[Hamel06]</w:t>
      </w:r>
    </w:p>
    <w:p w14:paraId="07C59410" w14:textId="1499CD36" w:rsidR="00C64647" w:rsidRPr="00FD2D73" w:rsidRDefault="00696277">
      <w:pPr>
        <w:ind w:right="0"/>
        <w:rPr>
          <w:lang w:val="ru-RU"/>
        </w:rPr>
      </w:pPr>
      <w:r w:rsidRPr="00696277">
        <w:t xml:space="preserve">Следовательно, </w:t>
      </w:r>
      <w:r w:rsidRPr="00696277">
        <w:rPr>
          <w:b/>
          <w:bCs/>
        </w:rPr>
        <w:t>Шесть Сигм Бережливого подхода</w:t>
      </w:r>
      <w:r w:rsidRPr="00696277">
        <w:t xml:space="preserve"> </w:t>
      </w:r>
      <w:r w:rsidR="00AC35B1" w:rsidRPr="008915F4">
        <w:rPr>
          <w:szCs w:val="20"/>
          <w:vertAlign w:val="superscript"/>
        </w:rPr>
        <w:footnoteReference w:id="6"/>
      </w:r>
      <w:r w:rsidR="00AC35B1">
        <w:t xml:space="preserve"> </w:t>
      </w:r>
      <w:r w:rsidR="002956CA" w:rsidRPr="002956CA">
        <w:t xml:space="preserve">рассматривается людьми в Toyota, </w:t>
      </w:r>
      <w:r w:rsidR="008915F4">
        <w:rPr>
          <w:lang w:val="ru-RU"/>
        </w:rPr>
        <w:t>не более чем</w:t>
      </w:r>
      <w:r w:rsidR="002956CA" w:rsidRPr="002956CA">
        <w:t xml:space="preserve"> просто </w:t>
      </w:r>
      <w:r w:rsidR="002956CA" w:rsidRPr="002956CA">
        <w:rPr>
          <w:i/>
          <w:iCs/>
        </w:rPr>
        <w:t>инструменты</w:t>
      </w:r>
      <w:r w:rsidR="002956CA" w:rsidRPr="002956CA">
        <w:t xml:space="preserve"> Шести Сигм, но не как реальное бережливое мышление. Бывший управляющий завода Toyota и менеджер по персоналу объясняет:</w:t>
      </w:r>
    </w:p>
    <w:p w14:paraId="41CDDB57" w14:textId="0B72FA59" w:rsidR="00C64647" w:rsidRDefault="002956CA">
      <w:pPr>
        <w:spacing w:after="408" w:line="247" w:lineRule="auto"/>
        <w:ind w:left="235" w:right="228"/>
      </w:pPr>
      <w:r w:rsidRPr="002956CA">
        <w:rPr>
          <w:i/>
        </w:rPr>
        <w:t>“Шесть Сигм Бережливого подхода” это подборка инструментов и тренингов, ориентированных на конкретные, изолированные аспекты для снижения стоимости единицы продукции… Подход Toyota […] гораздо более всеобъемлющий и глубокий. Отправной точкой является философия Пути Toyota: уважение к людям и непрерывное совершенствование. Этот принцип заключается в выращивании квалифицированных людей, которые постоянно улучшают процессы</w:t>
      </w:r>
      <w:r>
        <w:rPr>
          <w:i/>
        </w:rPr>
        <w:t>…</w:t>
      </w:r>
      <w:r w:rsidRPr="002956CA">
        <w:rPr>
          <w:i/>
        </w:rPr>
        <w:t xml:space="preserve"> При этом ответственность лежит не на специалистах с “чёрными поясами”, но на руководстве, которое запускает весь процесс и является </w:t>
      </w:r>
      <w:r>
        <w:rPr>
          <w:i/>
          <w:lang w:val="ru-RU"/>
        </w:rPr>
        <w:t xml:space="preserve">учителями и </w:t>
      </w:r>
      <w:r w:rsidRPr="002956CA">
        <w:rPr>
          <w:i/>
        </w:rPr>
        <w:t>наставниками. [LH08]</w:t>
      </w:r>
    </w:p>
    <w:p w14:paraId="116474EC" w14:textId="723927F0" w:rsidR="00C64647" w:rsidRPr="00617C14" w:rsidRDefault="002956CA" w:rsidP="002956CA">
      <w:pPr>
        <w:pStyle w:val="Heading3"/>
      </w:pPr>
      <w:r w:rsidRPr="002956CA">
        <w:t>Уменьшение Потерь Не является Столпом Бережливого Подхода</w:t>
      </w:r>
    </w:p>
    <w:p w14:paraId="55E62CD1" w14:textId="31176B44" w:rsidR="00C64647" w:rsidRDefault="002956CA">
      <w:pPr>
        <w:spacing w:after="238"/>
        <w:ind w:right="0"/>
      </w:pPr>
      <w:r w:rsidRPr="002956CA">
        <w:t>Книга “Бережливое Производство” (Lean Thinking) [WJ96] была по праву популярной и представила некоторые идеи Toyota гораздо более широкой аудитории.</w:t>
      </w:r>
      <w:r w:rsidR="00AC35B1">
        <w:t xml:space="preserve"> </w:t>
      </w:r>
      <w:r w:rsidRPr="002956CA">
        <w:t xml:space="preserve">Мы рекомендуем её </w:t>
      </w:r>
      <w:r w:rsidR="00AC35B1">
        <w:t>—</w:t>
      </w:r>
      <w:r w:rsidRPr="002956CA">
        <w:rPr>
          <w:lang w:val="ru-RU"/>
        </w:rPr>
        <w:t xml:space="preserve"> </w:t>
      </w:r>
      <w:r w:rsidRPr="002956CA">
        <w:t>с замечанием, что она представляет краткое описание системы Toyota</w:t>
      </w:r>
      <w:r w:rsidR="00AC35B1">
        <w:t xml:space="preserve">. </w:t>
      </w:r>
      <w:r w:rsidRPr="002956CA">
        <w:rPr>
          <w:i/>
        </w:rPr>
        <w:t xml:space="preserve">“Бережливое Производство” </w:t>
      </w:r>
      <w:r w:rsidRPr="002956CA">
        <w:rPr>
          <w:iCs/>
        </w:rPr>
        <w:t>опирается в значительной степени на исследования 1980-х и начала 1990-х годов, которые фокусируются на производственной системе Toyota</w:t>
      </w:r>
      <w:r w:rsidR="00706487">
        <w:rPr>
          <w:iCs/>
          <w:lang w:val="ru-RU"/>
        </w:rPr>
        <w:t xml:space="preserve"> </w:t>
      </w:r>
      <w:r w:rsidR="00706487" w:rsidRPr="00706487">
        <w:rPr>
          <w:iCs/>
          <w:lang w:val="ru-RU"/>
        </w:rPr>
        <w:t>[WJR90]</w:t>
      </w:r>
      <w:r w:rsidRPr="002956CA">
        <w:rPr>
          <w:iCs/>
        </w:rPr>
        <w:t xml:space="preserve">, и были опубликованы до </w:t>
      </w:r>
      <w:r w:rsidR="00706487" w:rsidRPr="00706487">
        <w:rPr>
          <w:iCs/>
          <w:lang w:val="ru-RU"/>
        </w:rPr>
        <w:t>‘</w:t>
      </w:r>
      <w:r w:rsidR="00706487">
        <w:rPr>
          <w:iCs/>
          <w:lang w:val="ru-RU"/>
        </w:rPr>
        <w:t>Зелёной Книги</w:t>
      </w:r>
      <w:r w:rsidR="00706487" w:rsidRPr="00706487">
        <w:rPr>
          <w:iCs/>
          <w:lang w:val="ru-RU"/>
        </w:rPr>
        <w:t>’</w:t>
      </w:r>
      <w:r w:rsidR="00706487">
        <w:rPr>
          <w:iCs/>
          <w:lang w:val="ru-RU"/>
        </w:rPr>
        <w:t xml:space="preserve"> </w:t>
      </w:r>
      <w:r w:rsidRPr="002956CA">
        <w:rPr>
          <w:iCs/>
        </w:rPr>
        <w:t>“</w:t>
      </w:r>
      <w:r w:rsidRPr="00706487">
        <w:rPr>
          <w:i/>
        </w:rPr>
        <w:t>Путь Toyota 2001</w:t>
      </w:r>
      <w:r w:rsidRPr="002956CA">
        <w:rPr>
          <w:iCs/>
        </w:rPr>
        <w:t>”, представленно</w:t>
      </w:r>
      <w:r w:rsidR="00706487">
        <w:rPr>
          <w:iCs/>
          <w:lang w:val="ru-RU"/>
        </w:rPr>
        <w:t>й</w:t>
      </w:r>
      <w:r w:rsidRPr="002956CA">
        <w:rPr>
          <w:iCs/>
        </w:rPr>
        <w:t xml:space="preserve"> самой Toyota, которая резюмирует, что более глобальные принципы приоритетнее с их внутренней точки зрения. Подзаголовок книги “Бережливое Производство” — </w:t>
      </w:r>
      <w:r w:rsidRPr="00706487">
        <w:rPr>
          <w:i/>
        </w:rPr>
        <w:t xml:space="preserve">“Как Избавиться от </w:t>
      </w:r>
      <w:r w:rsidRPr="00706487">
        <w:rPr>
          <w:b/>
          <w:bCs/>
          <w:i/>
        </w:rPr>
        <w:t>Потерь</w:t>
      </w:r>
      <w:r w:rsidRPr="00706487">
        <w:rPr>
          <w:i/>
        </w:rPr>
        <w:t xml:space="preserve"> и Добиться Процветания Вашей Компании”</w:t>
      </w:r>
      <w:r w:rsidRPr="002956CA">
        <w:rPr>
          <w:iCs/>
        </w:rPr>
        <w:t>, поэтому не удивительно, что те, кто прочитал одну только эту книгу, зачастую ассоциируют бережливый подход в первую очередь с “устранением потерь”.</w:t>
      </w:r>
    </w:p>
    <w:p w14:paraId="7A5238C5" w14:textId="57F8E0DC" w:rsidR="00C64647" w:rsidRPr="00706487" w:rsidRDefault="00706487">
      <w:pPr>
        <w:spacing w:after="431"/>
        <w:ind w:right="0"/>
        <w:rPr>
          <w:lang w:val="ru-RU"/>
        </w:rPr>
      </w:pPr>
      <w:r w:rsidRPr="00706487">
        <w:lastRenderedPageBreak/>
        <w:t xml:space="preserve">Несмотря на свою пользу, сокращение потерь не является основой бережливого подхода. Оно упоминается только лишь на некотором из подуровней в </w:t>
      </w:r>
      <w:r w:rsidRPr="00487BF6">
        <w:rPr>
          <w:i/>
          <w:iCs/>
        </w:rPr>
        <w:t>“Путь Toyota 2001”</w:t>
      </w:r>
      <w:r w:rsidRPr="00706487">
        <w:t xml:space="preserve">. Кроме того, в </w:t>
      </w:r>
      <w:r w:rsidRPr="00487BF6">
        <w:rPr>
          <w:i/>
          <w:iCs/>
        </w:rPr>
        <w:t>“Бережливом Производстве”</w:t>
      </w:r>
      <w:r w:rsidRPr="00706487">
        <w:t xml:space="preserve"> некоторые выдающиеся принципы, такие как </w:t>
      </w:r>
      <w:r w:rsidRPr="00487BF6">
        <w:rPr>
          <w:i/>
          <w:iCs/>
        </w:rPr>
        <w:t>Пойди и Посмотри</w:t>
      </w:r>
      <w:r w:rsidRPr="00706487">
        <w:t xml:space="preserve"> (особо выделяемые в Toyota)</w:t>
      </w:r>
      <w:ins w:id="30" w:author="Пользователь" w:date="2020-09-27T07:27:00Z">
        <w:r w:rsidR="001B66A7">
          <w:rPr>
            <w:lang w:val="ru-RU"/>
          </w:rPr>
          <w:t>,</w:t>
        </w:r>
      </w:ins>
      <w:commentRangeStart w:id="31"/>
      <w:r w:rsidRPr="00706487">
        <w:t xml:space="preserve"> </w:t>
      </w:r>
      <w:commentRangeEnd w:id="31"/>
      <w:r w:rsidR="0082662C">
        <w:rPr>
          <w:rStyle w:val="CommentReference"/>
        </w:rPr>
        <w:commentReference w:id="31"/>
      </w:r>
      <w:r w:rsidRPr="00706487">
        <w:t xml:space="preserve">рассматриваются в занимательной, но лишь в шутливой или эпизодической форме, что позволяет упустить относительную важность некоторых принципов бережливого подхода в Toyota. Поэтому, изучайте </w:t>
      </w:r>
      <w:r w:rsidRPr="00487BF6">
        <w:rPr>
          <w:i/>
          <w:iCs/>
        </w:rPr>
        <w:t>“Бережливое Мышление”</w:t>
      </w:r>
      <w:r w:rsidRPr="00706487">
        <w:t xml:space="preserve">, но также изучайте и остальное из списка </w:t>
      </w:r>
      <w:r w:rsidRPr="00487BF6">
        <w:rPr>
          <w:i/>
          <w:iCs/>
        </w:rPr>
        <w:t>Рекомендованной Литературы</w:t>
      </w:r>
      <w:r w:rsidRPr="00706487">
        <w:t>.</w:t>
      </w:r>
    </w:p>
    <w:p w14:paraId="3F58DE85" w14:textId="439D2F93" w:rsidR="00C64647" w:rsidRPr="00152098" w:rsidRDefault="00152098" w:rsidP="00152098">
      <w:pPr>
        <w:pStyle w:val="Heading2"/>
      </w:pPr>
      <w:r w:rsidRPr="00152098">
        <w:t>Два Столпа Бережливого Подхода</w:t>
      </w:r>
    </w:p>
    <w:p w14:paraId="4F5D5F05" w14:textId="72699366" w:rsidR="00C64647" w:rsidRDefault="00152098">
      <w:pPr>
        <w:spacing w:after="237"/>
        <w:ind w:right="0"/>
      </w:pPr>
      <w:r w:rsidRPr="00152098">
        <w:t xml:space="preserve">Что же тогда </w:t>
      </w:r>
      <w:r w:rsidRPr="00152098">
        <w:rPr>
          <w:i/>
          <w:iCs/>
        </w:rPr>
        <w:t>является</w:t>
      </w:r>
      <w:r w:rsidRPr="00152098">
        <w:t xml:space="preserve"> основными принципами бережливого подхода? Президент Toyota Гари Конвис (Gary Convis):</w:t>
      </w:r>
    </w:p>
    <w:p w14:paraId="4C132054" w14:textId="4C9CDF75" w:rsidR="00C64647" w:rsidRDefault="00152098">
      <w:pPr>
        <w:spacing w:after="289" w:line="247" w:lineRule="auto"/>
        <w:ind w:left="235" w:right="228"/>
      </w:pPr>
      <w:r w:rsidRPr="00152098">
        <w:rPr>
          <w:i/>
        </w:rPr>
        <w:t xml:space="preserve">Путь Toyota можно кратко изложить в двух столпах, на которых он основывается: </w:t>
      </w:r>
      <w:r w:rsidRPr="00152098">
        <w:rPr>
          <w:b/>
          <w:bCs/>
          <w:i/>
        </w:rPr>
        <w:t>Непрерывное Совершенствование</w:t>
      </w:r>
      <w:r w:rsidRPr="00152098">
        <w:rPr>
          <w:i/>
        </w:rPr>
        <w:t xml:space="preserve"> и </w:t>
      </w:r>
      <w:r w:rsidRPr="00152098">
        <w:rPr>
          <w:b/>
          <w:bCs/>
          <w:i/>
        </w:rPr>
        <w:t>Уважение к Людям</w:t>
      </w:r>
      <w:r w:rsidRPr="00152098">
        <w:rPr>
          <w:i/>
        </w:rPr>
        <w:t xml:space="preserve">. Непрерывное совершенствование, часто называемое </w:t>
      </w:r>
      <w:r w:rsidRPr="00152098">
        <w:rPr>
          <w:b/>
          <w:bCs/>
          <w:i/>
        </w:rPr>
        <w:t>кайдзен</w:t>
      </w:r>
      <w:r w:rsidRPr="00152098">
        <w:rPr>
          <w:i/>
        </w:rPr>
        <w:t xml:space="preserve">, определяет основной подход Toyota к бизнесу. </w:t>
      </w:r>
      <w:r w:rsidRPr="00152098">
        <w:rPr>
          <w:b/>
          <w:bCs/>
          <w:i/>
          <w:lang w:val="ru-RU"/>
        </w:rPr>
        <w:t>Бросайте вызов всему!</w:t>
      </w:r>
      <w:r>
        <w:rPr>
          <w:i/>
          <w:lang w:val="ru-RU"/>
        </w:rPr>
        <w:t xml:space="preserve"> (В</w:t>
      </w:r>
      <w:r w:rsidRPr="00152098">
        <w:rPr>
          <w:i/>
        </w:rPr>
        <w:t>сё может быть подвергнуто сомнению</w:t>
      </w:r>
      <w:r>
        <w:rPr>
          <w:i/>
          <w:lang w:val="ru-RU"/>
        </w:rPr>
        <w:t>)</w:t>
      </w:r>
      <w:r w:rsidRPr="00152098">
        <w:rPr>
          <w:i/>
        </w:rPr>
        <w:t xml:space="preserve">. Более значимая, чем фактические улучшения, которые вносят отдельные лица, истинная ценность непрерывных улучшений заключается в создании атмосферы непрерывного обучения и среды, которая не просто принимает, но и фактически </w:t>
      </w:r>
      <w:r w:rsidRPr="00152098">
        <w:rPr>
          <w:b/>
          <w:bCs/>
          <w:i/>
        </w:rPr>
        <w:t>приветствует изменения</w:t>
      </w:r>
      <w:r w:rsidRPr="00152098">
        <w:rPr>
          <w:i/>
        </w:rPr>
        <w:t>. Такая среда может быть создана только там, где есть уважение к людям — этим объясняется второй столп Пути Toyota. (выделение добавлено)</w:t>
      </w:r>
    </w:p>
    <w:p w14:paraId="14CC045E" w14:textId="51896CC5" w:rsidR="00C64647" w:rsidRDefault="00152098">
      <w:pPr>
        <w:spacing w:after="237"/>
        <w:ind w:right="0"/>
      </w:pPr>
      <w:r w:rsidRPr="00152098">
        <w:t>И от генерального директора Toyota Кацуаки Ватанабэ (Katsuaki Watanabe):</w:t>
      </w:r>
    </w:p>
    <w:p w14:paraId="71D0596B" w14:textId="3F5E9B78" w:rsidR="00C64647" w:rsidRDefault="00152098">
      <w:pPr>
        <w:spacing w:after="289" w:line="247" w:lineRule="auto"/>
        <w:ind w:left="235" w:right="228"/>
      </w:pPr>
      <w:r w:rsidRPr="00152098">
        <w:rPr>
          <w:i/>
        </w:rPr>
        <w:t xml:space="preserve">Путь Toyota опирается на два основных столпа: непрерывное совершенствование и уважение к людям. Уважение является обязательным в работе с людьми. Под “людьми” мы подразумеваем сотрудников, партнёров-поставщиков и клиентов. …Мы не имеем в виду только конечных потребителей; человек на следующем участке конвейера тоже является вашим клиентом. Это способствует командной работе. </w:t>
      </w:r>
      <w:r w:rsidRPr="00152098">
        <w:rPr>
          <w:b/>
          <w:bCs/>
          <w:i/>
        </w:rPr>
        <w:t>Если вы следуете этому принципу, вы будете также анализировать то, что вы делаете, чтобы понять всё ли вы делаете правильно, таким образом вы не заставите ваших клиентов беспокоиться.</w:t>
      </w:r>
      <w:r w:rsidRPr="00152098">
        <w:rPr>
          <w:i/>
        </w:rPr>
        <w:t xml:space="preserve"> Это подпитывает вашу способность выявлять проблемы и если вы внимательно наблюдаете за вещами, это приведёт к кайдзен — непрерывному совершенствованию. </w:t>
      </w:r>
      <w:r w:rsidRPr="00152098">
        <w:rPr>
          <w:b/>
          <w:bCs/>
          <w:i/>
        </w:rPr>
        <w:t>Основа Пути Toyota — быть постоянно несогласным со статус-кво; вы постоянно должны задаваться вопросом: “Зачем мы это делаем?”</w:t>
      </w:r>
      <w:r w:rsidRPr="00152098">
        <w:rPr>
          <w:i/>
        </w:rPr>
        <w:t xml:space="preserve"> (выделение добавлено)</w:t>
      </w:r>
    </w:p>
    <w:p w14:paraId="41CD1385" w14:textId="77777777" w:rsidR="00E339AA" w:rsidRDefault="00152098" w:rsidP="00E339AA">
      <w:pPr>
        <w:ind w:right="0"/>
      </w:pPr>
      <w:r w:rsidRPr="00152098">
        <w:t>Уважение к людям и непрерывное совершенствование “</w:t>
      </w:r>
      <w:r w:rsidR="006652B2">
        <w:rPr>
          <w:lang w:val="ru-RU"/>
        </w:rPr>
        <w:t>бросают вызов всему</w:t>
      </w:r>
      <w:r w:rsidRPr="00152098">
        <w:t>” и создают образ “поддерживающего изменения” мышления. Эти столпы бережливого подхода рассматриваются подробнее далее. Если программа внедрения бережливого подхода</w:t>
      </w:r>
      <w:r w:rsidR="00E339AA">
        <w:rPr>
          <w:lang w:val="ru-RU"/>
        </w:rPr>
        <w:t xml:space="preserve"> </w:t>
      </w:r>
      <w:r w:rsidRPr="00152098">
        <w:t xml:space="preserve">игнорирует важность этих вещей </w:t>
      </w:r>
      <w:r w:rsidR="006652B2" w:rsidRPr="006652B2">
        <w:t>—</w:t>
      </w:r>
    </w:p>
    <w:p w14:paraId="0F8D0C24" w14:textId="77777777" w:rsidR="00E339AA" w:rsidRDefault="00E339AA">
      <w:pPr>
        <w:spacing w:after="0" w:line="240" w:lineRule="auto"/>
        <w:ind w:left="0" w:right="0" w:firstLine="0"/>
        <w:jc w:val="left"/>
      </w:pPr>
      <w:r>
        <w:br w:type="page"/>
      </w:r>
    </w:p>
    <w:p w14:paraId="610364D1" w14:textId="7372A0BB" w:rsidR="00FC7427" w:rsidRDefault="006652B2" w:rsidP="00E339AA">
      <w:pPr>
        <w:ind w:right="0"/>
      </w:pPr>
      <w:r w:rsidRPr="006652B2">
        <w:lastRenderedPageBreak/>
        <w:t xml:space="preserve"> </w:t>
      </w:r>
      <w:r w:rsidR="00152098" w:rsidRPr="006652B2">
        <w:rPr>
          <w:b/>
          <w:bCs/>
        </w:rPr>
        <w:t>карго-культ</w:t>
      </w:r>
      <w:r>
        <w:rPr>
          <w:lang w:val="ru-RU"/>
        </w:rPr>
        <w:t xml:space="preserve"> внедрения бережливого подхода</w:t>
      </w:r>
      <w:r w:rsidRPr="00EC7EC9">
        <w:rPr>
          <w:szCs w:val="20"/>
          <w:vertAlign w:val="superscript"/>
        </w:rPr>
        <w:footnoteReference w:id="7"/>
      </w:r>
      <w:r>
        <w:rPr>
          <w:lang w:val="ru-RU"/>
        </w:rPr>
        <w:t xml:space="preserve"> </w:t>
      </w:r>
      <w:r w:rsidRPr="006652B2">
        <w:rPr>
          <w:lang w:val="ru-RU"/>
        </w:rPr>
        <w:t>—</w:t>
      </w:r>
      <w:r w:rsidR="00152098" w:rsidRPr="00152098">
        <w:t xml:space="preserve"> тогда существенное понимание и условия для стабильного успеха в бережливом подходе будут упущены.</w:t>
      </w:r>
    </w:p>
    <w:p w14:paraId="6180861C" w14:textId="38FAAFDA" w:rsidR="00C64647" w:rsidRPr="007B035E" w:rsidRDefault="006652B2" w:rsidP="00FD2D73">
      <w:pPr>
        <w:pStyle w:val="Heading1"/>
        <w:rPr>
          <w:lang w:val="ru-RU"/>
        </w:rPr>
      </w:pPr>
      <w:bookmarkStart w:id="32" w:name="_Toc52001255"/>
      <w:r>
        <w:rPr>
          <w:lang w:val="ru-RU"/>
        </w:rPr>
        <w:t>Предыстория</w:t>
      </w:r>
      <w:bookmarkEnd w:id="32"/>
    </w:p>
    <w:p w14:paraId="1AA5C8A0" w14:textId="14C05C43" w:rsidR="00C64647" w:rsidRPr="007B035E" w:rsidRDefault="007B035E">
      <w:pPr>
        <w:ind w:right="0"/>
        <w:rPr>
          <w:lang w:val="ru-RU"/>
        </w:rPr>
      </w:pPr>
      <w:r w:rsidRPr="007B035E">
        <w:t xml:space="preserve">Английский термин ‘бережливый’ был </w:t>
      </w:r>
      <w:r w:rsidR="00A50C49">
        <w:rPr>
          <w:lang w:val="ru-RU"/>
        </w:rPr>
        <w:t>популяризирован</w:t>
      </w:r>
      <w:r w:rsidRPr="007B035E">
        <w:t xml:space="preserve"> для </w:t>
      </w:r>
      <w:r w:rsidR="00A50C49">
        <w:rPr>
          <w:lang w:val="ru-RU"/>
        </w:rPr>
        <w:t xml:space="preserve">обозначения </w:t>
      </w:r>
      <w:r w:rsidRPr="007B035E">
        <w:t>системы</w:t>
      </w:r>
      <w:r>
        <w:rPr>
          <w:lang w:val="ru-RU"/>
        </w:rPr>
        <w:t xml:space="preserve"> </w:t>
      </w:r>
      <w:r w:rsidRPr="007B035E">
        <w:t>Toyota</w:t>
      </w:r>
      <w:r>
        <w:rPr>
          <w:lang w:val="ru-RU"/>
        </w:rPr>
        <w:t xml:space="preserve"> </w:t>
      </w:r>
      <w:r w:rsidRPr="007B035E">
        <w:rPr>
          <w:lang w:val="ru-RU"/>
        </w:rPr>
        <w:t>—</w:t>
      </w:r>
      <w:r>
        <w:rPr>
          <w:lang w:val="ru-RU"/>
        </w:rPr>
        <w:t xml:space="preserve"> исследователями </w:t>
      </w:r>
      <w:r>
        <w:rPr>
          <w:lang w:val="en-US"/>
        </w:rPr>
        <w:t>Toyota</w:t>
      </w:r>
      <w:r>
        <w:rPr>
          <w:lang w:val="ru-RU"/>
        </w:rPr>
        <w:t xml:space="preserve"> из</w:t>
      </w:r>
      <w:r w:rsidRPr="007B035E">
        <w:rPr>
          <w:lang w:val="ru-RU"/>
        </w:rPr>
        <w:t xml:space="preserve"> MIT </w:t>
      </w:r>
      <w:r>
        <w:rPr>
          <w:lang w:val="ru-RU"/>
        </w:rPr>
        <w:t>в книге</w:t>
      </w:r>
      <w:r w:rsidRPr="007B035E">
        <w:rPr>
          <w:lang w:val="ru-RU"/>
        </w:rPr>
        <w:t xml:space="preserve"> </w:t>
      </w:r>
      <w:r w:rsidRPr="0032290B">
        <w:rPr>
          <w:i/>
          <w:iCs/>
          <w:lang w:val="ru-RU"/>
        </w:rPr>
        <w:t>“Машина, Которая Изменила Мир”</w:t>
      </w:r>
      <w:r w:rsidRPr="007B035E">
        <w:rPr>
          <w:lang w:val="ru-RU"/>
        </w:rPr>
        <w:t xml:space="preserve"> [WJR90]</w:t>
      </w:r>
      <w:r>
        <w:rPr>
          <w:lang w:val="ru-RU"/>
        </w:rPr>
        <w:t xml:space="preserve"> </w:t>
      </w:r>
      <w:r w:rsidRPr="007B035E">
        <w:rPr>
          <w:lang w:val="ru-RU"/>
        </w:rPr>
        <w:t>—</w:t>
      </w:r>
      <w:r>
        <w:rPr>
          <w:lang w:val="ru-RU"/>
        </w:rPr>
        <w:t xml:space="preserve"> </w:t>
      </w:r>
      <w:r w:rsidRPr="007B035E">
        <w:t>чтобы противопоставить</w:t>
      </w:r>
      <w:r>
        <w:rPr>
          <w:lang w:val="ru-RU"/>
        </w:rPr>
        <w:t xml:space="preserve"> их </w:t>
      </w:r>
      <w:r w:rsidRPr="007B035E">
        <w:rPr>
          <w:i/>
          <w:iCs/>
          <w:lang w:val="ru-RU"/>
        </w:rPr>
        <w:t>бережливое производство</w:t>
      </w:r>
      <w:r w:rsidRPr="007B035E">
        <w:t xml:space="preserve"> </w:t>
      </w:r>
      <w:r w:rsidR="0032290B">
        <w:rPr>
          <w:lang w:val="ru-RU"/>
        </w:rPr>
        <w:t xml:space="preserve">как </w:t>
      </w:r>
      <w:r>
        <w:rPr>
          <w:lang w:val="ru-RU"/>
        </w:rPr>
        <w:t>альтернатив</w:t>
      </w:r>
      <w:r w:rsidR="0032290B">
        <w:rPr>
          <w:lang w:val="ru-RU"/>
        </w:rPr>
        <w:t>у</w:t>
      </w:r>
      <w:r>
        <w:rPr>
          <w:lang w:val="ru-RU"/>
        </w:rPr>
        <w:t xml:space="preserve"> </w:t>
      </w:r>
      <w:r w:rsidRPr="007B035E">
        <w:rPr>
          <w:i/>
          <w:iCs/>
          <w:lang w:val="ru-RU"/>
        </w:rPr>
        <w:t>массовому</w:t>
      </w:r>
      <w:r w:rsidRPr="007B035E">
        <w:rPr>
          <w:i/>
          <w:iCs/>
        </w:rPr>
        <w:t xml:space="preserve"> производств</w:t>
      </w:r>
      <w:r w:rsidRPr="007B035E">
        <w:rPr>
          <w:i/>
          <w:iCs/>
          <w:lang w:val="ru-RU"/>
        </w:rPr>
        <w:t>у</w:t>
      </w:r>
      <w:r w:rsidRPr="007B035E">
        <w:t>. Следствием этого стало радикальное сокращение объёма партии продукци</w:t>
      </w:r>
      <w:r w:rsidR="0032290B">
        <w:rPr>
          <w:lang w:val="ru-RU"/>
        </w:rPr>
        <w:t xml:space="preserve">и, находящейся в производстве, </w:t>
      </w:r>
      <w:r w:rsidRPr="007B035E">
        <w:t>и прекращение попыток конкурировать за счёт экономии на масштабе, а скорее конкурировать за счёт возможности адаптироваться, избегать запасов и работать</w:t>
      </w:r>
      <w:r w:rsidR="0032290B">
        <w:rPr>
          <w:lang w:val="ru-RU"/>
        </w:rPr>
        <w:t xml:space="preserve"> в очень небольших подразделениях</w:t>
      </w:r>
      <w:r w:rsidRPr="007B035E">
        <w:t>.</w:t>
      </w:r>
      <w:r>
        <w:rPr>
          <w:lang w:val="ru-RU"/>
        </w:rPr>
        <w:t xml:space="preserve"> Термин</w:t>
      </w:r>
      <w:r w:rsidRPr="007B035E">
        <w:rPr>
          <w:lang w:val="ru-RU"/>
        </w:rPr>
        <w:t xml:space="preserve"> </w:t>
      </w:r>
      <w:r w:rsidRPr="007B035E">
        <w:rPr>
          <w:i/>
          <w:iCs/>
          <w:lang w:val="ru-RU"/>
        </w:rPr>
        <w:t xml:space="preserve">бережливый </w:t>
      </w:r>
      <w:r>
        <w:rPr>
          <w:lang w:val="ru-RU"/>
        </w:rPr>
        <w:t>теперь</w:t>
      </w:r>
      <w:r w:rsidRPr="007B035E">
        <w:rPr>
          <w:lang w:val="ru-RU"/>
        </w:rPr>
        <w:t xml:space="preserve"> </w:t>
      </w:r>
      <w:r>
        <w:rPr>
          <w:lang w:val="ru-RU"/>
        </w:rPr>
        <w:t>также</w:t>
      </w:r>
      <w:r w:rsidRPr="007B035E">
        <w:rPr>
          <w:lang w:val="ru-RU"/>
        </w:rPr>
        <w:t xml:space="preserve"> </w:t>
      </w:r>
      <w:r>
        <w:rPr>
          <w:lang w:val="ru-RU"/>
        </w:rPr>
        <w:t>используется</w:t>
      </w:r>
      <w:r w:rsidRPr="007B035E">
        <w:rPr>
          <w:lang w:val="ru-RU"/>
        </w:rPr>
        <w:t xml:space="preserve"> </w:t>
      </w:r>
      <w:r>
        <w:rPr>
          <w:lang w:val="ru-RU"/>
        </w:rPr>
        <w:t>и</w:t>
      </w:r>
      <w:r w:rsidRPr="007B035E">
        <w:rPr>
          <w:lang w:val="ru-RU"/>
        </w:rPr>
        <w:t xml:space="preserve"> </w:t>
      </w:r>
      <w:r>
        <w:rPr>
          <w:lang w:val="ru-RU"/>
        </w:rPr>
        <w:t>внутри</w:t>
      </w:r>
      <w:r w:rsidRPr="007B035E">
        <w:rPr>
          <w:lang w:val="ru-RU"/>
        </w:rPr>
        <w:t xml:space="preserve"> </w:t>
      </w:r>
      <w:r>
        <w:rPr>
          <w:lang w:val="en-US"/>
        </w:rPr>
        <w:t>Toyota</w:t>
      </w:r>
      <w:r w:rsidRPr="007B035E">
        <w:rPr>
          <w:lang w:val="ru-RU"/>
        </w:rPr>
        <w:t xml:space="preserve">; </w:t>
      </w:r>
      <w:r w:rsidR="006C5257">
        <w:rPr>
          <w:lang w:val="ru-RU"/>
        </w:rPr>
        <w:t>например,</w:t>
      </w:r>
      <w:r>
        <w:rPr>
          <w:lang w:val="ru-RU"/>
        </w:rPr>
        <w:t xml:space="preserve"> в их</w:t>
      </w:r>
      <w:r w:rsidRPr="007B035E">
        <w:rPr>
          <w:lang w:val="ru-RU"/>
        </w:rPr>
        <w:t xml:space="preserve"> </w:t>
      </w:r>
      <w:r>
        <w:rPr>
          <w:lang w:val="ru-RU"/>
        </w:rPr>
        <w:t xml:space="preserve">внутреннем буклете </w:t>
      </w:r>
      <w:r w:rsidRPr="006C5257">
        <w:rPr>
          <w:i/>
          <w:iCs/>
          <w:lang w:val="ru-RU"/>
        </w:rPr>
        <w:t xml:space="preserve">“Путь </w:t>
      </w:r>
      <w:r w:rsidRPr="006C5257">
        <w:rPr>
          <w:i/>
          <w:iCs/>
          <w:lang w:val="en-US"/>
        </w:rPr>
        <w:t>Toyota</w:t>
      </w:r>
      <w:r w:rsidRPr="006C5257">
        <w:rPr>
          <w:i/>
          <w:iCs/>
          <w:lang w:val="ru-RU"/>
        </w:rPr>
        <w:t xml:space="preserve"> 2001”</w:t>
      </w:r>
      <w:r w:rsidRPr="007B035E">
        <w:rPr>
          <w:lang w:val="ru-RU"/>
        </w:rPr>
        <w:t>.</w:t>
      </w:r>
    </w:p>
    <w:p w14:paraId="650E5D8B" w14:textId="7CA36A58" w:rsidR="00C64647" w:rsidRDefault="003F577B">
      <w:pPr>
        <w:ind w:right="0"/>
      </w:pPr>
      <w:r w:rsidRPr="003F577B">
        <w:t xml:space="preserve">Двое из авторов книги </w:t>
      </w:r>
      <w:r w:rsidRPr="003F577B">
        <w:rPr>
          <w:i/>
          <w:iCs/>
        </w:rPr>
        <w:t>“Машина, Которая Изменила Мир”</w:t>
      </w:r>
      <w:r w:rsidRPr="003F577B">
        <w:t xml:space="preserve"> продолжили писать </w:t>
      </w:r>
      <w:r w:rsidRPr="003F577B">
        <w:rPr>
          <w:i/>
          <w:iCs/>
        </w:rPr>
        <w:t>“Бережливое Производство”</w:t>
      </w:r>
      <w:r w:rsidRPr="003F577B">
        <w:t xml:space="preserve"> — популярное вводное издание, в котором резюмируются пять принципов.</w:t>
      </w:r>
    </w:p>
    <w:p w14:paraId="66D0A321" w14:textId="6A1EE521" w:rsidR="006C5257" w:rsidRDefault="003F577B" w:rsidP="006C5257">
      <w:pPr>
        <w:ind w:right="0"/>
      </w:pPr>
      <w:r w:rsidRPr="003F577B">
        <w:t xml:space="preserve">Довольно подробными описаниями бережливого подхода являются книги: </w:t>
      </w:r>
      <w:r w:rsidRPr="003F577B">
        <w:rPr>
          <w:i/>
          <w:iCs/>
        </w:rPr>
        <w:t>“Дао Toyota”</w:t>
      </w:r>
      <w:r w:rsidRPr="003F577B">
        <w:t xml:space="preserve">, </w:t>
      </w:r>
      <w:r w:rsidRPr="003F577B">
        <w:rPr>
          <w:i/>
          <w:iCs/>
        </w:rPr>
        <w:t>“Система Разработки Продукции в Toyota. Люди, Процессы, Технология”</w:t>
      </w:r>
      <w:r w:rsidRPr="003F577B">
        <w:t xml:space="preserve">, </w:t>
      </w:r>
      <w:r w:rsidRPr="003F577B">
        <w:rPr>
          <w:i/>
          <w:iCs/>
        </w:rPr>
        <w:t>“Inside the Mind of Toyota”</w:t>
      </w:r>
      <w:r w:rsidRPr="003F577B">
        <w:t xml:space="preserve">, </w:t>
      </w:r>
      <w:r w:rsidRPr="003F577B">
        <w:rPr>
          <w:i/>
          <w:iCs/>
        </w:rPr>
        <w:t>“Экстремальная Toyota”</w:t>
      </w:r>
      <w:r w:rsidRPr="003F577B">
        <w:t xml:space="preserve"> и </w:t>
      </w:r>
      <w:r w:rsidRPr="003F577B">
        <w:rPr>
          <w:i/>
          <w:iCs/>
        </w:rPr>
        <w:t>“Lean Product and Process Development”</w:t>
      </w:r>
      <w:r w:rsidRPr="003F577B">
        <w:t xml:space="preserve">. Все они основаны на изучении опыта Toyota. Текст </w:t>
      </w:r>
      <w:r w:rsidR="004416BD">
        <w:rPr>
          <w:lang w:val="ru-RU"/>
        </w:rPr>
        <w:t xml:space="preserve">книги </w:t>
      </w:r>
      <w:r w:rsidRPr="003F577B">
        <w:rPr>
          <w:i/>
          <w:iCs/>
        </w:rPr>
        <w:t>“Дао Toyota”</w:t>
      </w:r>
      <w:r w:rsidRPr="003F577B">
        <w:t xml:space="preserve"> </w:t>
      </w:r>
      <w:r w:rsidRPr="003F577B">
        <w:rPr>
          <w:lang w:val="ru-RU"/>
        </w:rPr>
        <w:t>[</w:t>
      </w:r>
      <w:r w:rsidRPr="003F577B">
        <w:t>Liker04]</w:t>
      </w:r>
      <w:r w:rsidRPr="003F577B">
        <w:rPr>
          <w:lang w:val="ru-RU"/>
        </w:rPr>
        <w:t xml:space="preserve"> </w:t>
      </w:r>
      <w:r w:rsidRPr="003F577B">
        <w:t xml:space="preserve">используется в Toyota для обучения, в дополнении к их внутреннему </w:t>
      </w:r>
      <w:r w:rsidR="004416BD">
        <w:rPr>
          <w:lang w:val="ru-RU"/>
        </w:rPr>
        <w:t xml:space="preserve">буклету </w:t>
      </w:r>
      <w:r w:rsidRPr="003F577B">
        <w:rPr>
          <w:i/>
          <w:iCs/>
        </w:rPr>
        <w:t>“Путь Toyota 2001”</w:t>
      </w:r>
      <w:r w:rsidRPr="003F577B">
        <w:t>. Настоящее введение в бережливый подход сходно со всеми этими описаниями.</w:t>
      </w:r>
    </w:p>
    <w:p w14:paraId="75E639EC" w14:textId="77777777" w:rsidR="006C5257" w:rsidRDefault="006C5257">
      <w:pPr>
        <w:spacing w:after="0" w:line="240" w:lineRule="auto"/>
        <w:ind w:left="0" w:right="0" w:firstLine="0"/>
        <w:jc w:val="left"/>
      </w:pPr>
      <w:r>
        <w:br w:type="page"/>
      </w:r>
    </w:p>
    <w:p w14:paraId="4C564D33" w14:textId="6D0F1003" w:rsidR="00C64647" w:rsidRPr="009A5D32" w:rsidRDefault="009A5D32" w:rsidP="006C5257">
      <w:pPr>
        <w:ind w:right="0"/>
        <w:rPr>
          <w:rFonts w:ascii="Arial" w:eastAsia="Arial" w:hAnsi="Arial" w:cs="Arial"/>
          <w:sz w:val="16"/>
          <w:lang w:val="ru-RU"/>
        </w:rPr>
      </w:pPr>
      <w:r>
        <w:rPr>
          <w:rFonts w:ascii="Arial" w:eastAsia="Arial" w:hAnsi="Arial" w:cs="Arial"/>
          <w:sz w:val="16"/>
          <w:lang w:val="ru-RU"/>
        </w:rPr>
        <w:lastRenderedPageBreak/>
        <w:t>Рис</w:t>
      </w:r>
      <w:r w:rsidRPr="009A5D32">
        <w:rPr>
          <w:rFonts w:ascii="Arial" w:eastAsia="Arial" w:hAnsi="Arial" w:cs="Arial"/>
          <w:sz w:val="16"/>
          <w:lang w:val="en-US"/>
        </w:rPr>
        <w:t>.</w:t>
      </w:r>
      <w:r w:rsidR="00AC35B1">
        <w:rPr>
          <w:rFonts w:ascii="Arial" w:eastAsia="Arial" w:hAnsi="Arial" w:cs="Arial"/>
          <w:sz w:val="16"/>
        </w:rPr>
        <w:t xml:space="preserve"> 1.1</w:t>
      </w:r>
      <w:r>
        <w:rPr>
          <w:rFonts w:ascii="Arial" w:eastAsia="Arial" w:hAnsi="Arial" w:cs="Arial"/>
          <w:sz w:val="16"/>
          <w:lang w:val="ru-RU"/>
        </w:rPr>
        <w:t xml:space="preserve"> дом бережливого мышления</w:t>
      </w:r>
    </w:p>
    <w:p w14:paraId="4C48C7AA" w14:textId="32B2971F" w:rsidR="00AC35B1" w:rsidRDefault="002E3D83" w:rsidP="00242854">
      <w:pPr>
        <w:spacing w:after="626" w:line="265" w:lineRule="auto"/>
        <w:ind w:left="-5" w:right="0"/>
        <w:jc w:val="center"/>
      </w:pPr>
      <w:r w:rsidRPr="002E3D83">
        <w:rPr>
          <w:noProof/>
        </w:rPr>
        <w:drawing>
          <wp:inline distT="0" distB="0" distL="0" distR="0" wp14:anchorId="085C5024" wp14:editId="3B465855">
            <wp:extent cx="5248939" cy="48343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589" cy="4837755"/>
                    </a:xfrm>
                    <a:prstGeom prst="rect">
                      <a:avLst/>
                    </a:prstGeom>
                  </pic:spPr>
                </pic:pic>
              </a:graphicData>
            </a:graphic>
          </wp:inline>
        </w:drawing>
      </w:r>
    </w:p>
    <w:p w14:paraId="291E1918" w14:textId="6A9C6684" w:rsidR="00C64647" w:rsidRPr="00617C14" w:rsidRDefault="00617C14" w:rsidP="00617C14">
      <w:pPr>
        <w:pStyle w:val="Heading1"/>
      </w:pPr>
      <w:bookmarkStart w:id="33" w:name="_Toc52001256"/>
      <w:r w:rsidRPr="00617C14">
        <w:t>Обзор Бережливого Подхода: Дом Бережливого Мышления</w:t>
      </w:r>
      <w:bookmarkEnd w:id="33"/>
    </w:p>
    <w:p w14:paraId="6416F1CE" w14:textId="77777777" w:rsidR="00970F08" w:rsidRDefault="009A5D32" w:rsidP="00C33FB5">
      <w:pPr>
        <w:ind w:right="0"/>
        <w:rPr>
          <w:lang w:val="ru-RU"/>
        </w:rPr>
      </w:pPr>
      <w:commentRangeStart w:id="34"/>
      <w:commentRangeStart w:id="35"/>
      <w:r>
        <w:rPr>
          <w:lang w:val="ru-RU"/>
        </w:rPr>
        <w:t>Рис</w:t>
      </w:r>
      <w:r w:rsidR="00AC35B1">
        <w:t xml:space="preserve"> </w:t>
      </w:r>
      <w:commentRangeEnd w:id="34"/>
      <w:r w:rsidR="000B04BE">
        <w:rPr>
          <w:rStyle w:val="CommentReference"/>
        </w:rPr>
        <w:commentReference w:id="34"/>
      </w:r>
      <w:commentRangeEnd w:id="35"/>
      <w:r w:rsidR="003A145E">
        <w:rPr>
          <w:rStyle w:val="CommentReference"/>
        </w:rPr>
        <w:commentReference w:id="35"/>
      </w:r>
      <w:r w:rsidR="00AC35B1">
        <w:t xml:space="preserve">1.1 </w:t>
      </w:r>
      <w:r w:rsidRPr="009A5D32">
        <w:t xml:space="preserve">кратко описывает современный Путь Toyota </w:t>
      </w:r>
      <w:r>
        <w:rPr>
          <w:lang w:val="ru-RU"/>
        </w:rPr>
        <w:t xml:space="preserve">на диаграмме </w:t>
      </w:r>
      <w:r w:rsidRPr="009A5D32">
        <w:t>“дом</w:t>
      </w:r>
      <w:r>
        <w:rPr>
          <w:lang w:val="ru-RU"/>
        </w:rPr>
        <w:t xml:space="preserve"> бережливого мышления</w:t>
      </w:r>
      <w:r w:rsidRPr="009A5D32">
        <w:t>”, потому что более ранняя версия системы Toyota также впервые была приведена внутри Toyota с помощью похожей диаграммы-дома</w:t>
      </w:r>
      <w:r w:rsidR="00AC35B1" w:rsidRPr="003E1F2D">
        <w:rPr>
          <w:szCs w:val="20"/>
          <w:vertAlign w:val="superscript"/>
        </w:rPr>
        <w:footnoteReference w:id="8"/>
      </w:r>
      <w:r w:rsidR="00AC35B1">
        <w:t xml:space="preserve">. </w:t>
      </w:r>
      <w:r w:rsidRPr="009A5D32">
        <w:t xml:space="preserve">Этот дом также определяет основные подразделы </w:t>
      </w:r>
      <w:r>
        <w:rPr>
          <w:lang w:val="ru-RU"/>
        </w:rPr>
        <w:t xml:space="preserve">настоящего </w:t>
      </w:r>
    </w:p>
    <w:p w14:paraId="51C67047" w14:textId="77777777" w:rsidR="00970F08" w:rsidRDefault="00970F08">
      <w:pPr>
        <w:spacing w:after="0" w:line="240" w:lineRule="auto"/>
        <w:ind w:left="0" w:right="0" w:firstLine="0"/>
        <w:jc w:val="left"/>
        <w:rPr>
          <w:lang w:val="ru-RU"/>
        </w:rPr>
      </w:pPr>
      <w:r>
        <w:rPr>
          <w:lang w:val="ru-RU"/>
        </w:rPr>
        <w:br w:type="page"/>
      </w:r>
    </w:p>
    <w:p w14:paraId="642EA8BF" w14:textId="375CF322" w:rsidR="00C64647" w:rsidRPr="00C33FB5" w:rsidRDefault="009A5D32" w:rsidP="00C33FB5">
      <w:pPr>
        <w:ind w:right="0"/>
        <w:rPr>
          <w:lang w:val="ru-RU"/>
        </w:rPr>
      </w:pPr>
      <w:r>
        <w:rPr>
          <w:lang w:val="ru-RU"/>
        </w:rPr>
        <w:lastRenderedPageBreak/>
        <w:t>документа</w:t>
      </w:r>
      <w:r w:rsidR="00AC35B1">
        <w:t>,</w:t>
      </w:r>
      <w:r w:rsidR="00C33FB5">
        <w:rPr>
          <w:lang w:val="ru-RU"/>
        </w:rPr>
        <w:t xml:space="preserve"> </w:t>
      </w:r>
      <w:r>
        <w:rPr>
          <w:lang w:val="ru-RU"/>
        </w:rPr>
        <w:t>такие</w:t>
      </w:r>
      <w:r w:rsidRPr="009A5D32">
        <w:rPr>
          <w:lang w:val="ru-RU"/>
        </w:rPr>
        <w:t xml:space="preserve"> </w:t>
      </w:r>
      <w:r>
        <w:rPr>
          <w:lang w:val="ru-RU"/>
        </w:rPr>
        <w:t>как</w:t>
      </w:r>
      <w:r w:rsidR="00AC35B1">
        <w:t xml:space="preserve"> </w:t>
      </w:r>
      <w:r>
        <w:rPr>
          <w:i/>
          <w:lang w:val="ru-RU"/>
        </w:rPr>
        <w:t>Уважение к Людям</w:t>
      </w:r>
      <w:r w:rsidR="00AC35B1">
        <w:t xml:space="preserve"> </w:t>
      </w:r>
      <w:r>
        <w:rPr>
          <w:lang w:val="ru-RU"/>
        </w:rPr>
        <w:t>и</w:t>
      </w:r>
      <w:r w:rsidR="00AC35B1">
        <w:t xml:space="preserve"> </w:t>
      </w:r>
      <w:r>
        <w:rPr>
          <w:i/>
          <w:lang w:val="ru-RU"/>
        </w:rPr>
        <w:t>Непрерывное Совершенствование</w:t>
      </w:r>
      <w:r w:rsidR="00AC35B1">
        <w:t xml:space="preserve">. </w:t>
      </w:r>
      <w:r w:rsidRPr="009A5D32">
        <w:t xml:space="preserve">Последующая часть этого </w:t>
      </w:r>
      <w:r>
        <w:rPr>
          <w:lang w:val="ru-RU"/>
        </w:rPr>
        <w:t>документа</w:t>
      </w:r>
      <w:r w:rsidRPr="009A5D32">
        <w:t xml:space="preserve"> рассматривает основные элементы диаграммы в следующем порядке</w:t>
      </w:r>
      <w:r w:rsidR="00AC35B1">
        <w:t>:</w:t>
      </w:r>
    </w:p>
    <w:tbl>
      <w:tblPr>
        <w:tblStyle w:val="TableGrid"/>
        <w:tblW w:w="6302" w:type="dxa"/>
        <w:tblInd w:w="1211" w:type="dxa"/>
        <w:tblLook w:val="04A0" w:firstRow="1" w:lastRow="0" w:firstColumn="1" w:lastColumn="0" w:noHBand="0" w:noVBand="1"/>
      </w:tblPr>
      <w:tblGrid>
        <w:gridCol w:w="3014"/>
        <w:gridCol w:w="3288"/>
      </w:tblGrid>
      <w:tr w:rsidR="00C64647" w14:paraId="02E07E46" w14:textId="77777777" w:rsidTr="00F141A6">
        <w:trPr>
          <w:trHeight w:val="1108"/>
        </w:trPr>
        <w:tc>
          <w:tcPr>
            <w:tcW w:w="3014" w:type="dxa"/>
            <w:tcBorders>
              <w:top w:val="nil"/>
              <w:left w:val="nil"/>
              <w:bottom w:val="nil"/>
              <w:right w:val="nil"/>
            </w:tcBorders>
          </w:tcPr>
          <w:p w14:paraId="6D0C94D8" w14:textId="4303A334" w:rsidR="00C64647" w:rsidRDefault="009A5D32">
            <w:pPr>
              <w:numPr>
                <w:ilvl w:val="0"/>
                <w:numId w:val="5"/>
              </w:numPr>
              <w:spacing w:after="90" w:line="259" w:lineRule="auto"/>
              <w:ind w:right="0" w:hanging="232"/>
              <w:jc w:val="left"/>
            </w:pPr>
            <w:r w:rsidRPr="009A5D32">
              <w:t>цель</w:t>
            </w:r>
            <w:r w:rsidR="00AC35B1">
              <w:t xml:space="preserve"> (</w:t>
            </w:r>
            <w:r>
              <w:rPr>
                <w:lang w:val="ru-RU"/>
              </w:rPr>
              <w:t>крыша</w:t>
            </w:r>
            <w:r w:rsidR="00AC35B1">
              <w:t>)</w:t>
            </w:r>
          </w:p>
          <w:p w14:paraId="16B721DA" w14:textId="237BD64B" w:rsidR="00C64647" w:rsidRDefault="00F141A6">
            <w:pPr>
              <w:numPr>
                <w:ilvl w:val="0"/>
                <w:numId w:val="5"/>
              </w:numPr>
              <w:spacing w:after="92" w:line="259" w:lineRule="auto"/>
              <w:ind w:right="0" w:hanging="232"/>
              <w:jc w:val="left"/>
            </w:pPr>
            <w:r>
              <w:rPr>
                <w:lang w:val="ru-RU"/>
              </w:rPr>
              <w:t>основа</w:t>
            </w:r>
          </w:p>
          <w:p w14:paraId="0A9A5395" w14:textId="2571B7E7" w:rsidR="00C64647" w:rsidRDefault="00F141A6">
            <w:pPr>
              <w:numPr>
                <w:ilvl w:val="0"/>
                <w:numId w:val="5"/>
              </w:numPr>
              <w:spacing w:after="0" w:line="259" w:lineRule="auto"/>
              <w:ind w:right="0" w:hanging="232"/>
              <w:jc w:val="left"/>
            </w:pPr>
            <w:r>
              <w:rPr>
                <w:lang w:val="ru-RU"/>
              </w:rPr>
              <w:t>столп</w:t>
            </w:r>
            <w:r w:rsidR="00AC35B1">
              <w:t>—</w:t>
            </w:r>
            <w:r>
              <w:rPr>
                <w:lang w:val="ru-RU"/>
              </w:rPr>
              <w:t>уважение к людям</w:t>
            </w:r>
          </w:p>
        </w:tc>
        <w:tc>
          <w:tcPr>
            <w:tcW w:w="3288" w:type="dxa"/>
            <w:tcBorders>
              <w:top w:val="nil"/>
              <w:left w:val="nil"/>
              <w:bottom w:val="nil"/>
              <w:right w:val="nil"/>
            </w:tcBorders>
          </w:tcPr>
          <w:p w14:paraId="5D85351F" w14:textId="1880FF79" w:rsidR="00C64647" w:rsidRDefault="00F141A6">
            <w:pPr>
              <w:numPr>
                <w:ilvl w:val="0"/>
                <w:numId w:val="6"/>
              </w:numPr>
              <w:spacing w:after="100" w:line="250" w:lineRule="auto"/>
              <w:ind w:left="365" w:right="0" w:hanging="231"/>
              <w:jc w:val="left"/>
            </w:pPr>
            <w:r>
              <w:rPr>
                <w:lang w:val="ru-RU"/>
              </w:rPr>
              <w:t>столп</w:t>
            </w:r>
            <w:r w:rsidR="00AC35B1">
              <w:t>—</w:t>
            </w:r>
            <w:r>
              <w:rPr>
                <w:lang w:val="ru-RU"/>
              </w:rPr>
              <w:t>бережливое мышление</w:t>
            </w:r>
          </w:p>
          <w:p w14:paraId="5A53D6BA" w14:textId="45258687" w:rsidR="00C64647" w:rsidRDefault="00AC35B1">
            <w:pPr>
              <w:numPr>
                <w:ilvl w:val="0"/>
                <w:numId w:val="6"/>
              </w:numPr>
              <w:spacing w:after="92" w:line="259" w:lineRule="auto"/>
              <w:ind w:left="365" w:right="0" w:hanging="231"/>
              <w:jc w:val="left"/>
            </w:pPr>
            <w:r>
              <w:t xml:space="preserve">14 </w:t>
            </w:r>
            <w:r w:rsidR="00F141A6">
              <w:rPr>
                <w:lang w:val="ru-RU"/>
              </w:rPr>
              <w:t>принципов</w:t>
            </w:r>
          </w:p>
          <w:p w14:paraId="5D61900F" w14:textId="51AF0290" w:rsidR="00C64647" w:rsidRDefault="00F141A6">
            <w:pPr>
              <w:numPr>
                <w:ilvl w:val="0"/>
                <w:numId w:val="6"/>
              </w:numPr>
              <w:spacing w:after="0" w:line="259" w:lineRule="auto"/>
              <w:ind w:left="365" w:right="0" w:hanging="231"/>
              <w:jc w:val="left"/>
            </w:pPr>
            <w:r>
              <w:rPr>
                <w:lang w:val="ru-RU"/>
              </w:rPr>
              <w:t>бережливая разработка продуктов</w:t>
            </w:r>
          </w:p>
        </w:tc>
      </w:tr>
    </w:tbl>
    <w:p w14:paraId="7958E957" w14:textId="17B5FF77" w:rsidR="00C64647" w:rsidRDefault="003F577B">
      <w:pPr>
        <w:pStyle w:val="Heading1"/>
        <w:ind w:left="71" w:right="64"/>
      </w:pPr>
      <w:bookmarkStart w:id="36" w:name="_Toc52001257"/>
      <w:r>
        <w:rPr>
          <w:sz w:val="23"/>
          <w:lang w:val="ru-RU"/>
        </w:rPr>
        <w:t>Цель</w:t>
      </w:r>
      <w:r w:rsidRPr="009A5D32">
        <w:rPr>
          <w:sz w:val="23"/>
          <w:lang w:val="ru-RU"/>
        </w:rPr>
        <w:t xml:space="preserve"> </w:t>
      </w:r>
      <w:r>
        <w:rPr>
          <w:sz w:val="23"/>
          <w:lang w:val="ru-RU"/>
        </w:rPr>
        <w:t>Бережливого</w:t>
      </w:r>
      <w:r w:rsidRPr="009A5D32">
        <w:rPr>
          <w:sz w:val="23"/>
          <w:lang w:val="ru-RU"/>
        </w:rPr>
        <w:t xml:space="preserve"> </w:t>
      </w:r>
      <w:r>
        <w:rPr>
          <w:sz w:val="23"/>
          <w:lang w:val="ru-RU"/>
        </w:rPr>
        <w:t>Подхода</w:t>
      </w:r>
      <w:r w:rsidR="00AC35B1">
        <w:rPr>
          <w:sz w:val="23"/>
        </w:rPr>
        <w:t xml:space="preserve">: </w:t>
      </w:r>
      <w:r w:rsidR="009A5D32">
        <w:rPr>
          <w:sz w:val="23"/>
          <w:lang w:val="ru-RU"/>
        </w:rPr>
        <w:t>Стабильная и Быстрая Поставка Ценности</w:t>
      </w:r>
      <w:bookmarkEnd w:id="36"/>
    </w:p>
    <w:p w14:paraId="62FCAB5D" w14:textId="57444990" w:rsidR="00C64647" w:rsidRDefault="00674695">
      <w:pPr>
        <w:spacing w:after="242" w:line="247" w:lineRule="auto"/>
        <w:ind w:left="235" w:right="228"/>
      </w:pPr>
      <w:r w:rsidRPr="00674695">
        <w:rPr>
          <w:i/>
        </w:rPr>
        <w:t>Стабильные кратчайшие сроки поставки, наилучшее качество и ценность (для общества и людей), максимальное удовлетворение клиента, наименьшие затраты, высокий моральный дух, безопасность.</w:t>
      </w:r>
    </w:p>
    <w:p w14:paraId="1246E9D3" w14:textId="379A683C" w:rsidR="00C64647" w:rsidRDefault="00C17330">
      <w:pPr>
        <w:ind w:left="199" w:right="0"/>
      </w:pPr>
      <w:r w:rsidRPr="00C17330">
        <w:rPr>
          <w:noProof/>
        </w:rPr>
        <w:drawing>
          <wp:anchor distT="0" distB="0" distL="114300" distR="114300" simplePos="0" relativeHeight="251676672" behindDoc="0" locked="0" layoutInCell="1" allowOverlap="1" wp14:anchorId="38208F58" wp14:editId="45F8BF2C">
            <wp:simplePos x="0" y="0"/>
            <wp:positionH relativeFrom="column">
              <wp:posOffset>100464</wp:posOffset>
            </wp:positionH>
            <wp:positionV relativeFrom="paragraph">
              <wp:posOffset>64770</wp:posOffset>
            </wp:positionV>
            <wp:extent cx="1431925" cy="127317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1925" cy="1273175"/>
                    </a:xfrm>
                    <a:prstGeom prst="rect">
                      <a:avLst/>
                    </a:prstGeom>
                  </pic:spPr>
                </pic:pic>
              </a:graphicData>
            </a:graphic>
            <wp14:sizeRelH relativeFrom="page">
              <wp14:pctWidth>0</wp14:pctWidth>
            </wp14:sizeRelH>
            <wp14:sizeRelV relativeFrom="page">
              <wp14:pctHeight>0</wp14:pctHeight>
            </wp14:sizeRelV>
          </wp:anchor>
        </w:drawing>
      </w:r>
      <w:r w:rsidR="00256F26" w:rsidRPr="00256F26">
        <w:t xml:space="preserve">Вообще говоря, глобальной или системной целью бережливого мышления в Toyota является </w:t>
      </w:r>
      <w:r w:rsidR="00256F26">
        <w:rPr>
          <w:lang w:val="ru-RU"/>
        </w:rPr>
        <w:t xml:space="preserve">быстрая поставка ценности </w:t>
      </w:r>
      <w:r w:rsidR="00256F26" w:rsidRPr="00256F26">
        <w:t>(</w:t>
      </w:r>
      <w:r w:rsidR="00256F26">
        <w:rPr>
          <w:lang w:val="ru-RU"/>
        </w:rPr>
        <w:t xml:space="preserve">для </w:t>
      </w:r>
      <w:r w:rsidR="00256F26" w:rsidRPr="00256F26">
        <w:t>клиент</w:t>
      </w:r>
      <w:r w:rsidR="00256F26">
        <w:rPr>
          <w:lang w:val="ru-RU"/>
        </w:rPr>
        <w:t>а</w:t>
      </w:r>
      <w:r w:rsidR="00256F26" w:rsidRPr="00256F26">
        <w:t xml:space="preserve"> и </w:t>
      </w:r>
      <w:r w:rsidR="00256F26" w:rsidRPr="00256F26">
        <w:rPr>
          <w:i/>
          <w:iCs/>
        </w:rPr>
        <w:t>обществ</w:t>
      </w:r>
      <w:r w:rsidR="00256F26" w:rsidRPr="00256F26">
        <w:rPr>
          <w:i/>
          <w:iCs/>
          <w:lang w:val="ru-RU"/>
        </w:rPr>
        <w:t>а</w:t>
      </w:r>
      <w:r w:rsidR="00256F26" w:rsidRPr="00256F26">
        <w:t>) всё больше и больше сокращая время цикла всех процессов, в то же время продолжая обеспечивать высочайшее качество и уровень морального духа</w:t>
      </w:r>
      <w:r w:rsidR="00256F26">
        <w:rPr>
          <w:lang w:val="ru-RU"/>
        </w:rPr>
        <w:t xml:space="preserve"> </w:t>
      </w:r>
      <w:r w:rsidR="00256F26" w:rsidRPr="00256F26">
        <w:rPr>
          <w:lang w:val="ru-RU"/>
        </w:rPr>
        <w:t>—</w:t>
      </w:r>
      <w:r w:rsidR="00256F26">
        <w:rPr>
          <w:lang w:val="ru-RU"/>
        </w:rPr>
        <w:t xml:space="preserve"> </w:t>
      </w:r>
      <w:r w:rsidR="00256F26" w:rsidRPr="00256F26">
        <w:rPr>
          <w:i/>
          <w:iCs/>
          <w:lang w:val="ru-RU"/>
        </w:rPr>
        <w:t>поток ценности</w:t>
      </w:r>
      <w:r w:rsidR="00256F26">
        <w:rPr>
          <w:lang w:val="ru-RU"/>
        </w:rPr>
        <w:t xml:space="preserve"> к клиенту без задержек</w:t>
      </w:r>
      <w:r w:rsidR="00256F26" w:rsidRPr="00256F26">
        <w:t xml:space="preserve">. Toyota стремится уменьшать время цикла, но не за счёт “срезания углов” и ухудшения качества, или работая в нестабильном, небезопасном темпе; а скорее, благодаря неустанному </w:t>
      </w:r>
      <w:r w:rsidR="00256F26" w:rsidRPr="00256F26">
        <w:rPr>
          <w:i/>
          <w:iCs/>
        </w:rPr>
        <w:t>непрерывному совершенствованию</w:t>
      </w:r>
      <w:r w:rsidR="00256F26" w:rsidRPr="00256F26">
        <w:t xml:space="preserve">, что требует корпоративной культуры осознанного </w:t>
      </w:r>
      <w:r w:rsidR="00256F26" w:rsidRPr="00256F26">
        <w:rPr>
          <w:i/>
          <w:iCs/>
        </w:rPr>
        <w:t>уважения к людям</w:t>
      </w:r>
      <w:r w:rsidR="00256F26" w:rsidRPr="00256F26">
        <w:t xml:space="preserve">, в которой люди чувствуют </w:t>
      </w:r>
      <w:r w:rsidR="00256F26">
        <w:rPr>
          <w:lang w:val="ru-RU"/>
        </w:rPr>
        <w:t>себя</w:t>
      </w:r>
      <w:r w:rsidR="00256F26" w:rsidRPr="00256F26">
        <w:t xml:space="preserve"> безопасн</w:t>
      </w:r>
      <w:r w:rsidR="00256F26">
        <w:rPr>
          <w:lang w:val="ru-RU"/>
        </w:rPr>
        <w:t>о, чтобы</w:t>
      </w:r>
      <w:r w:rsidR="00256F26" w:rsidRPr="00256F26">
        <w:t xml:space="preserve"> бросить вызов и изменить статус-кво.</w:t>
      </w:r>
    </w:p>
    <w:p w14:paraId="458511BA" w14:textId="7316B3A1" w:rsidR="00C64647" w:rsidRDefault="005F159D">
      <w:pPr>
        <w:ind w:right="0"/>
      </w:pPr>
      <w:r>
        <w:rPr>
          <w:lang w:val="ru-RU"/>
        </w:rPr>
        <w:t>Мы видим о</w:t>
      </w:r>
      <w:r w:rsidR="00256F26" w:rsidRPr="00256F26">
        <w:t>тголоски этой цели в словах создателя Производственной Системы Toyota (TPS), Тайити Оно (Taiichi Ohno):</w:t>
      </w:r>
    </w:p>
    <w:p w14:paraId="1D05F0C0" w14:textId="4287522E" w:rsidR="00C64647" w:rsidRDefault="003B403E">
      <w:pPr>
        <w:spacing w:after="242" w:line="247" w:lineRule="auto"/>
        <w:ind w:left="235" w:right="228"/>
      </w:pPr>
      <w:r w:rsidRPr="003B403E">
        <w:rPr>
          <w:i/>
        </w:rPr>
        <w:t>Всё что мы делаем — это наблюдаем за промежутком времени, с момента получения заказа от клиента до момента получения денег. И мы уменьшаем этот промежуток времени, сокращая не добавляющие ценности потери.</w:t>
      </w:r>
      <w:r w:rsidR="00AC35B1" w:rsidRPr="003C139F">
        <w:rPr>
          <w:i/>
          <w:szCs w:val="20"/>
          <w:vertAlign w:val="superscript"/>
        </w:rPr>
        <w:footnoteReference w:id="9"/>
      </w:r>
      <w:r w:rsidR="00AC35B1">
        <w:rPr>
          <w:i/>
        </w:rPr>
        <w:t xml:space="preserve"> [Ohno88]</w:t>
      </w:r>
    </w:p>
    <w:p w14:paraId="07F1C9F9" w14:textId="704B01E8" w:rsidR="003B403E" w:rsidRDefault="003B403E" w:rsidP="00FE0454">
      <w:pPr>
        <w:spacing w:after="207" w:line="240" w:lineRule="auto"/>
        <w:ind w:left="-5" w:right="-14"/>
      </w:pPr>
      <w:r w:rsidRPr="003B403E">
        <w:t xml:space="preserve">Таким образом фокус в бережливом подходе на </w:t>
      </w:r>
      <w:r w:rsidRPr="003B403E">
        <w:rPr>
          <w:i/>
          <w:iCs/>
        </w:rPr>
        <w:t>эстафетной палочке</w:t>
      </w:r>
      <w:r w:rsidRPr="003B403E">
        <w:t>, а не на бегунах</w:t>
      </w:r>
      <w:r>
        <w:rPr>
          <w:lang w:val="ru-RU"/>
        </w:rPr>
        <w:t xml:space="preserve"> </w:t>
      </w:r>
      <w:r w:rsidRPr="003B403E">
        <w:rPr>
          <w:lang w:val="ru-RU"/>
        </w:rPr>
        <w:t>—</w:t>
      </w:r>
      <w:r w:rsidRPr="003B403E">
        <w:t xml:space="preserve"> устраняя узкие места для ускорения поставки ценности для клиентов, вместо локальной оптимизации, нацеленной на максимизацию загрузки рабочих или машин.</w:t>
      </w:r>
    </w:p>
    <w:p w14:paraId="089512A7" w14:textId="77777777" w:rsidR="003B403E" w:rsidRDefault="003B403E">
      <w:pPr>
        <w:spacing w:after="0" w:line="240" w:lineRule="auto"/>
        <w:ind w:left="0" w:right="0" w:firstLine="0"/>
        <w:jc w:val="left"/>
      </w:pPr>
      <w:r>
        <w:br w:type="page"/>
      </w:r>
    </w:p>
    <w:p w14:paraId="61DE0F3A" w14:textId="5A529934" w:rsidR="00C64647" w:rsidRDefault="008B09DE">
      <w:pPr>
        <w:ind w:right="0"/>
      </w:pPr>
      <w:r w:rsidRPr="008B09DE">
        <w:lastRenderedPageBreak/>
        <w:t xml:space="preserve">Toyota (и её подразделения Lexus и Scion) не только производят автомобили, но также успешно и эффективно </w:t>
      </w:r>
      <w:r w:rsidRPr="008B09DE">
        <w:rPr>
          <w:i/>
          <w:iCs/>
        </w:rPr>
        <w:t>разрабатывают</w:t>
      </w:r>
      <w:r w:rsidRPr="008B09DE">
        <w:t xml:space="preserve"> новые продукты</w:t>
      </w:r>
      <w:r>
        <w:rPr>
          <w:lang w:val="ru-RU"/>
        </w:rPr>
        <w:t xml:space="preserve"> </w:t>
      </w:r>
      <w:r w:rsidRPr="008B09DE">
        <w:rPr>
          <w:lang w:val="ru-RU"/>
        </w:rPr>
        <w:t>—</w:t>
      </w:r>
      <w:r>
        <w:rPr>
          <w:lang w:val="ru-RU"/>
        </w:rPr>
        <w:t xml:space="preserve"> п</w:t>
      </w:r>
      <w:r w:rsidRPr="008B09DE">
        <w:t>ринципы бережливого производства также применяются и в продуктовой разработке. Как Toyota достигает “глобальную цель” в двух своих основных процессах: разработке новых продуктов и производстве?</w:t>
      </w:r>
    </w:p>
    <w:p w14:paraId="1EFAFFA3" w14:textId="0B97F8A9" w:rsidR="00C64647" w:rsidRDefault="00AC35B1">
      <w:pPr>
        <w:spacing w:after="111"/>
        <w:ind w:left="480" w:right="0" w:hanging="240"/>
      </w:pPr>
      <w:r>
        <w:rPr>
          <w:rFonts w:ascii="Segoe UI Symbol" w:eastAsia="Segoe UI Symbol" w:hAnsi="Segoe UI Symbol" w:cs="Segoe UI Symbol"/>
          <w:sz w:val="16"/>
        </w:rPr>
        <w:t>❑</w:t>
      </w:r>
      <w:r w:rsidR="001D7F8C">
        <w:rPr>
          <w:rFonts w:ascii="Segoe UI Symbol" w:eastAsia="Segoe UI Symbol" w:hAnsi="Segoe UI Symbol" w:cs="Segoe UI Symbol"/>
          <w:sz w:val="16"/>
        </w:rPr>
        <w:tab/>
      </w:r>
      <w:r w:rsidR="008B09DE" w:rsidRPr="008B09DE">
        <w:rPr>
          <w:b/>
        </w:rPr>
        <w:t>Разработка продуктов</w:t>
      </w:r>
      <w:r w:rsidR="008B09DE" w:rsidRPr="008B09DE">
        <w:rPr>
          <w:bCs/>
        </w:rPr>
        <w:t xml:space="preserve"> — </w:t>
      </w:r>
      <w:r w:rsidR="008B09DE" w:rsidRPr="008B09DE">
        <w:rPr>
          <w:bCs/>
          <w:i/>
          <w:iCs/>
        </w:rPr>
        <w:t>превзойти конкурентов в обучении</w:t>
      </w:r>
      <w:r w:rsidR="008B09DE" w:rsidRPr="008B09DE">
        <w:rPr>
          <w:bCs/>
        </w:rPr>
        <w:t>, путём генерации большего количества полезных знаний и их эффективного использования и сохранения.</w:t>
      </w:r>
    </w:p>
    <w:p w14:paraId="1E2DC258" w14:textId="4CEA175B" w:rsidR="00C64647" w:rsidRDefault="00AC35B1">
      <w:pPr>
        <w:ind w:left="480" w:right="0" w:hanging="240"/>
      </w:pPr>
      <w:r>
        <w:rPr>
          <w:rFonts w:ascii="Segoe UI Symbol" w:eastAsia="Segoe UI Symbol" w:hAnsi="Segoe UI Symbol" w:cs="Segoe UI Symbol"/>
          <w:sz w:val="16"/>
        </w:rPr>
        <w:t>❑</w:t>
      </w:r>
      <w:r w:rsidR="001D7F8C">
        <w:rPr>
          <w:rFonts w:ascii="Segoe UI Symbol" w:eastAsia="Segoe UI Symbol" w:hAnsi="Segoe UI Symbol" w:cs="Segoe UI Symbol"/>
          <w:sz w:val="16"/>
        </w:rPr>
        <w:tab/>
      </w:r>
      <w:r w:rsidR="008B09DE" w:rsidRPr="008B09DE">
        <w:rPr>
          <w:b/>
        </w:rPr>
        <w:t>Производство</w:t>
      </w:r>
      <w:r w:rsidR="008B09DE" w:rsidRPr="008B09DE">
        <w:rPr>
          <w:bCs/>
        </w:rPr>
        <w:t xml:space="preserve"> — </w:t>
      </w:r>
      <w:r w:rsidR="008B09DE" w:rsidRPr="008B09DE">
        <w:rPr>
          <w:bCs/>
          <w:i/>
          <w:iCs/>
        </w:rPr>
        <w:t>превзойти конкурентов в улучшении</w:t>
      </w:r>
      <w:r w:rsidR="008B09DE" w:rsidRPr="008B09DE">
        <w:rPr>
          <w:bCs/>
        </w:rPr>
        <w:t>, фокусируясь на коротких циклах, небольших партиях и очередях, останавливаясь, чтобы найти и исправить корень проблемы, беспрестанно устраняя все потери (ожидания, лишние передаточные звенья, …).</w:t>
      </w:r>
    </w:p>
    <w:p w14:paraId="5C85714D" w14:textId="0AC185DC" w:rsidR="00C64647" w:rsidRDefault="00EE327F">
      <w:pPr>
        <w:spacing w:after="537"/>
        <w:ind w:right="0"/>
      </w:pPr>
      <w:r w:rsidRPr="00EE327F">
        <w:t xml:space="preserve">Позднее мы </w:t>
      </w:r>
      <w:r>
        <w:rPr>
          <w:lang w:val="ru-RU"/>
        </w:rPr>
        <w:t xml:space="preserve">вернёмся </w:t>
      </w:r>
      <w:r w:rsidRPr="00EE327F">
        <w:t xml:space="preserve">к </w:t>
      </w:r>
      <w:r w:rsidRPr="00EE327F">
        <w:rPr>
          <w:i/>
          <w:iCs/>
        </w:rPr>
        <w:t>обучению</w:t>
      </w:r>
      <w:r w:rsidRPr="00EE327F">
        <w:t xml:space="preserve"> и </w:t>
      </w:r>
      <w:r w:rsidRPr="00EE327F">
        <w:rPr>
          <w:i/>
          <w:iCs/>
        </w:rPr>
        <w:t>улучшению</w:t>
      </w:r>
      <w:r w:rsidRPr="00EE327F">
        <w:t>. Конечно, эти два подхода не являются взаимоисключающими. Разработка продуктов в Toyota также улучшается, а Производство также постоянно обучается.</w:t>
      </w:r>
    </w:p>
    <w:p w14:paraId="06586DD2" w14:textId="3D8D3921" w:rsidR="00C64647" w:rsidRDefault="00EE327F">
      <w:pPr>
        <w:pStyle w:val="Heading1"/>
        <w:ind w:left="71" w:right="66"/>
      </w:pPr>
      <w:bookmarkStart w:id="37" w:name="_Toc52001258"/>
      <w:r w:rsidRPr="00EE327F">
        <w:rPr>
          <w:sz w:val="23"/>
        </w:rPr>
        <w:t>Фундамент Бережливого Подхода: Бережливо-Мыслящие Менеджеры-Учителя</w:t>
      </w:r>
      <w:bookmarkEnd w:id="37"/>
    </w:p>
    <w:p w14:paraId="0979B269" w14:textId="296AA223" w:rsidR="00C64647" w:rsidRDefault="00EE327F">
      <w:pPr>
        <w:spacing w:after="242" w:line="247" w:lineRule="auto"/>
        <w:ind w:left="235" w:right="228"/>
      </w:pPr>
      <w:r w:rsidRPr="00EE327F">
        <w:rPr>
          <w:i/>
        </w:rPr>
        <w:t>Менеджмент сам применяет бережливое мышление, обучает ему и основывает свои решения на этой долговременной философии.</w:t>
      </w:r>
    </w:p>
    <w:p w14:paraId="1CBE2490" w14:textId="4AE4E299" w:rsidR="00C64647" w:rsidRPr="001F37B3" w:rsidRDefault="00EE327F">
      <w:pPr>
        <w:ind w:left="187" w:right="0"/>
        <w:rPr>
          <w:lang w:val="ru-RU"/>
        </w:rPr>
      </w:pPr>
      <w:r w:rsidRPr="00EE327F">
        <w:rPr>
          <w:noProof/>
        </w:rPr>
        <w:drawing>
          <wp:anchor distT="0" distB="0" distL="114300" distR="114300" simplePos="0" relativeHeight="251677696" behindDoc="0" locked="0" layoutInCell="1" allowOverlap="1" wp14:anchorId="312A1EC1" wp14:editId="7C5F35F6">
            <wp:simplePos x="0" y="0"/>
            <wp:positionH relativeFrom="column">
              <wp:posOffset>110490</wp:posOffset>
            </wp:positionH>
            <wp:positionV relativeFrom="paragraph">
              <wp:posOffset>2540</wp:posOffset>
            </wp:positionV>
            <wp:extent cx="1436400" cy="1274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6400" cy="1274400"/>
                    </a:xfrm>
                    <a:prstGeom prst="rect">
                      <a:avLst/>
                    </a:prstGeom>
                  </pic:spPr>
                </pic:pic>
              </a:graphicData>
            </a:graphic>
            <wp14:sizeRelH relativeFrom="page">
              <wp14:pctWidth>0</wp14:pctWidth>
            </wp14:sizeRelH>
            <wp14:sizeRelV relativeFrom="page">
              <wp14:pctHeight>0</wp14:pctHeight>
            </wp14:sizeRelV>
          </wp:anchor>
        </w:drawing>
      </w:r>
      <w:r w:rsidRPr="00EE327F">
        <w:t>Когда мы впервые посетили Toyota в Японии, мы опрашивали людей, чтобы больше узнать об их культуре управления и системе образования. Одна из вещей, которую мы узнали заключается в том, что большинство новых сотрудников сначала проходят несколько месяцев обучения, прежде чем приступить к работе. В течение этого периода они изучают основы бережливого мышления, они учатся видеть ‘потери’ (предмет, к которому мы ещё вернёмся), а также они проходят практику во многих подразделениях Toyota. Таким образом, новые люди Toyota</w:t>
      </w:r>
      <w:r w:rsidR="00C40412" w:rsidRPr="001F37B3">
        <w:rPr>
          <w:lang w:val="ru-RU"/>
        </w:rPr>
        <w:t>…</w:t>
      </w:r>
    </w:p>
    <w:p w14:paraId="458D678D" w14:textId="5A02BBDC" w:rsidR="00C64647" w:rsidRDefault="00AC35B1">
      <w:pPr>
        <w:spacing w:after="110"/>
        <w:ind w:left="250" w:right="0"/>
      </w:pPr>
      <w:r>
        <w:rPr>
          <w:rFonts w:ascii="Segoe UI Symbol" w:eastAsia="Segoe UI Symbol" w:hAnsi="Segoe UI Symbol" w:cs="Segoe UI Symbol"/>
          <w:sz w:val="16"/>
        </w:rPr>
        <w:t xml:space="preserve">❑ </w:t>
      </w:r>
      <w:commentRangeStart w:id="38"/>
      <w:r w:rsidR="00C40412" w:rsidRPr="00C40412">
        <w:t xml:space="preserve">учатся </w:t>
      </w:r>
      <w:r w:rsidR="00C40412" w:rsidRPr="00C40412">
        <w:rPr>
          <w:i/>
          <w:iCs/>
        </w:rPr>
        <w:t>“видеть целое”</w:t>
      </w:r>
      <w:r w:rsidR="00C40412" w:rsidRPr="00C40412">
        <w:t xml:space="preserve"> (системное мышление)</w:t>
      </w:r>
      <w:commentRangeEnd w:id="38"/>
      <w:r w:rsidR="00C40412">
        <w:rPr>
          <w:rStyle w:val="CommentReference"/>
        </w:rPr>
        <w:commentReference w:id="38"/>
      </w:r>
    </w:p>
    <w:p w14:paraId="5CCA71C0" w14:textId="3D830F5B" w:rsidR="00C64647" w:rsidRDefault="00AC35B1">
      <w:pPr>
        <w:spacing w:after="111"/>
        <w:ind w:left="250" w:right="0"/>
      </w:pPr>
      <w:r>
        <w:rPr>
          <w:rFonts w:ascii="Segoe UI Symbol" w:eastAsia="Segoe UI Symbol" w:hAnsi="Segoe UI Symbol" w:cs="Segoe UI Symbol"/>
          <w:sz w:val="16"/>
        </w:rPr>
        <w:t xml:space="preserve">❑ </w:t>
      </w:r>
      <w:r w:rsidR="00C40412" w:rsidRPr="00C40412">
        <w:t>учатся видеть, как бережливое мышление применяется в различных областях</w:t>
      </w:r>
    </w:p>
    <w:p w14:paraId="5D7AB14F" w14:textId="6DFAF0E2" w:rsidR="00C64647" w:rsidRDefault="00AC35B1">
      <w:pPr>
        <w:spacing w:after="111"/>
        <w:ind w:left="250" w:right="0"/>
      </w:pPr>
      <w:r>
        <w:rPr>
          <w:rFonts w:ascii="Segoe UI Symbol" w:eastAsia="Segoe UI Symbol" w:hAnsi="Segoe UI Symbol" w:cs="Segoe UI Symbol"/>
          <w:sz w:val="16"/>
        </w:rPr>
        <w:t xml:space="preserve">❑ </w:t>
      </w:r>
      <w:r w:rsidR="00C40412" w:rsidRPr="00C40412">
        <w:t xml:space="preserve">учатся образу мышления </w:t>
      </w:r>
      <w:r w:rsidR="00C40412" w:rsidRPr="00C40412">
        <w:rPr>
          <w:i/>
          <w:iCs/>
        </w:rPr>
        <w:t>кайдзен</w:t>
      </w:r>
      <w:r w:rsidR="00C40412" w:rsidRPr="00C40412">
        <w:t xml:space="preserve"> (непрерывное совершенствование)</w:t>
      </w:r>
    </w:p>
    <w:p w14:paraId="46F10661" w14:textId="1F3E5C4D" w:rsidR="00C64647" w:rsidRDefault="00AC35B1">
      <w:pPr>
        <w:ind w:left="250" w:right="0"/>
      </w:pPr>
      <w:r>
        <w:rPr>
          <w:rFonts w:ascii="Segoe UI Symbol" w:eastAsia="Segoe UI Symbol" w:hAnsi="Segoe UI Symbol" w:cs="Segoe UI Symbol"/>
          <w:sz w:val="16"/>
        </w:rPr>
        <w:t xml:space="preserve">❑ </w:t>
      </w:r>
      <w:r w:rsidR="00C40412" w:rsidRPr="00C40412">
        <w:t xml:space="preserve">узнают ценность основного принципа в Toyota называемого </w:t>
      </w:r>
      <w:r w:rsidR="00C40412" w:rsidRPr="00C40412">
        <w:rPr>
          <w:i/>
          <w:iCs/>
        </w:rPr>
        <w:t>Пойди и Посмотри</w:t>
      </w:r>
      <w:r w:rsidR="00C40412" w:rsidRPr="00C40412">
        <w:t xml:space="preserve"> </w:t>
      </w:r>
      <w:r w:rsidR="0088642A">
        <w:rPr>
          <w:lang w:val="ru-RU"/>
        </w:rPr>
        <w:t>и</w:t>
      </w:r>
      <w:r w:rsidR="00C40412" w:rsidRPr="00C40412">
        <w:t xml:space="preserve"> </w:t>
      </w:r>
      <w:r w:rsidR="00C40412" w:rsidRPr="00C40412">
        <w:rPr>
          <w:i/>
          <w:iCs/>
        </w:rPr>
        <w:t>гемба</w:t>
      </w:r>
    </w:p>
    <w:p w14:paraId="278E998C" w14:textId="7561D21C" w:rsidR="0088642A" w:rsidRDefault="0088642A">
      <w:pPr>
        <w:ind w:right="0"/>
        <w:rPr>
          <w:iCs/>
        </w:rPr>
      </w:pPr>
      <w:r w:rsidRPr="0088642A">
        <w:rPr>
          <w:i/>
        </w:rPr>
        <w:t>Пойди и Посмотри</w:t>
      </w:r>
      <w:r w:rsidRPr="0088642A">
        <w:rPr>
          <w:iCs/>
        </w:rPr>
        <w:t xml:space="preserve"> означает</w:t>
      </w:r>
      <w:ins w:id="39" w:author="Пользователь" w:date="2020-09-27T07:29:00Z">
        <w:r w:rsidR="003A145E">
          <w:rPr>
            <w:iCs/>
            <w:lang w:val="ru-RU"/>
          </w:rPr>
          <w:t>,</w:t>
        </w:r>
      </w:ins>
      <w:commentRangeStart w:id="40"/>
      <w:r w:rsidRPr="0088642A">
        <w:rPr>
          <w:iCs/>
        </w:rPr>
        <w:t xml:space="preserve"> </w:t>
      </w:r>
      <w:commentRangeEnd w:id="40"/>
      <w:r w:rsidR="005D7D08">
        <w:rPr>
          <w:rStyle w:val="CommentReference"/>
        </w:rPr>
        <w:commentReference w:id="40"/>
      </w:r>
      <w:r w:rsidRPr="0088642A">
        <w:rPr>
          <w:iCs/>
        </w:rPr>
        <w:t xml:space="preserve">что люди, особенно менеджеры, готовы “сами пойти и посмотреть своими собственными глазами” вместо того, чтобы сидеть на своём рабочем месте или верить в то, что правду можно узнать только из отчётов и цифр. Это относится к признанию важности </w:t>
      </w:r>
      <w:r w:rsidRPr="0088642A">
        <w:rPr>
          <w:i/>
        </w:rPr>
        <w:t>гемба</w:t>
      </w:r>
      <w:r w:rsidRPr="0088642A">
        <w:rPr>
          <w:iCs/>
        </w:rPr>
        <w:t xml:space="preserve"> — отправиться на “передовую”, где создаётся ценность, и где находятся рабочие, собственноручно создающие эту ценность.</w:t>
      </w:r>
    </w:p>
    <w:p w14:paraId="0BE938F7" w14:textId="77777777" w:rsidR="0088642A" w:rsidRDefault="0088642A">
      <w:pPr>
        <w:spacing w:after="0" w:line="240" w:lineRule="auto"/>
        <w:ind w:left="0" w:right="0" w:firstLine="0"/>
        <w:jc w:val="left"/>
        <w:rPr>
          <w:iCs/>
        </w:rPr>
      </w:pPr>
      <w:r>
        <w:rPr>
          <w:iCs/>
        </w:rPr>
        <w:br w:type="page"/>
      </w:r>
    </w:p>
    <w:p w14:paraId="74E0F738" w14:textId="4B3DAB9F" w:rsidR="00C64647" w:rsidRDefault="00DB1B68">
      <w:pPr>
        <w:ind w:right="0"/>
      </w:pPr>
      <w:r w:rsidRPr="00DB1B68">
        <w:lastRenderedPageBreak/>
        <w:t>Митиказу Танака (</w:t>
      </w:r>
      <w:r w:rsidR="00AC35B1">
        <w:t>Michikazu Tanaka</w:t>
      </w:r>
      <w:r w:rsidRPr="00DB1B68">
        <w:t>)</w:t>
      </w:r>
      <w:r w:rsidR="00AC35B1">
        <w:t xml:space="preserve">, </w:t>
      </w:r>
      <w:r w:rsidRPr="00DB1B68">
        <w:t>ученик Тайити Оно (</w:t>
      </w:r>
      <w:r w:rsidR="00AC35B1">
        <w:t>Taiichi Ohno</w:t>
      </w:r>
      <w:r w:rsidRPr="00DB1B68">
        <w:t>)</w:t>
      </w:r>
      <w:r w:rsidR="00AC35B1">
        <w:t xml:space="preserve">, </w:t>
      </w:r>
      <w:r w:rsidRPr="00DB1B68">
        <w:t xml:space="preserve">так резюмировал </w:t>
      </w:r>
      <w:r>
        <w:rPr>
          <w:lang w:val="ru-RU"/>
        </w:rPr>
        <w:t>полученные им уроки</w:t>
      </w:r>
      <w:r w:rsidR="00AC35B1">
        <w:t>:</w:t>
      </w:r>
    </w:p>
    <w:p w14:paraId="757917E7" w14:textId="16DA6DED" w:rsidR="00C64647" w:rsidRDefault="00616B10">
      <w:pPr>
        <w:spacing w:after="242" w:line="247" w:lineRule="auto"/>
        <w:ind w:left="235" w:right="228"/>
      </w:pPr>
      <w:r>
        <w:rPr>
          <w:i/>
          <w:lang w:val="ru-RU"/>
        </w:rPr>
        <w:t>Вы</w:t>
      </w:r>
      <w:r w:rsidRPr="00616B10">
        <w:rPr>
          <w:i/>
          <w:lang w:val="ru-RU"/>
        </w:rPr>
        <w:t xml:space="preserve"> </w:t>
      </w:r>
      <w:r>
        <w:rPr>
          <w:i/>
          <w:lang w:val="ru-RU"/>
        </w:rPr>
        <w:t>не</w:t>
      </w:r>
      <w:r w:rsidRPr="00616B10">
        <w:rPr>
          <w:i/>
          <w:lang w:val="ru-RU"/>
        </w:rPr>
        <w:t xml:space="preserve"> </w:t>
      </w:r>
      <w:r>
        <w:rPr>
          <w:i/>
          <w:lang w:val="ru-RU"/>
        </w:rPr>
        <w:t>можете</w:t>
      </w:r>
      <w:r w:rsidRPr="00616B10">
        <w:rPr>
          <w:i/>
          <w:lang w:val="ru-RU"/>
        </w:rPr>
        <w:t xml:space="preserve"> </w:t>
      </w:r>
      <w:r>
        <w:rPr>
          <w:i/>
          <w:lang w:val="ru-RU"/>
        </w:rPr>
        <w:t>придумать</w:t>
      </w:r>
      <w:r w:rsidRPr="00616B10">
        <w:rPr>
          <w:i/>
          <w:lang w:val="ru-RU"/>
        </w:rPr>
        <w:t xml:space="preserve"> </w:t>
      </w:r>
      <w:r>
        <w:rPr>
          <w:i/>
          <w:lang w:val="ru-RU"/>
        </w:rPr>
        <w:t>полезный</w:t>
      </w:r>
      <w:r w:rsidRPr="00616B10">
        <w:rPr>
          <w:i/>
          <w:lang w:val="ru-RU"/>
        </w:rPr>
        <w:t xml:space="preserve"> </w:t>
      </w:r>
      <w:r>
        <w:rPr>
          <w:i/>
          <w:lang w:val="ru-RU"/>
        </w:rPr>
        <w:t>кайдзен</w:t>
      </w:r>
      <w:r w:rsidR="00AC35B1">
        <w:rPr>
          <w:i/>
        </w:rPr>
        <w:t xml:space="preserve"> [</w:t>
      </w:r>
      <w:r>
        <w:rPr>
          <w:i/>
          <w:lang w:val="ru-RU"/>
        </w:rPr>
        <w:t>улучшение</w:t>
      </w:r>
      <w:r w:rsidR="00AC35B1">
        <w:rPr>
          <w:i/>
        </w:rPr>
        <w:t xml:space="preserve">] </w:t>
      </w:r>
      <w:r>
        <w:rPr>
          <w:i/>
          <w:lang w:val="ru-RU"/>
        </w:rPr>
        <w:t>сидя у себя за столом</w:t>
      </w:r>
      <w:r w:rsidR="00AC35B1">
        <w:rPr>
          <w:i/>
        </w:rPr>
        <w:t xml:space="preserve">… </w:t>
      </w:r>
      <w:r>
        <w:rPr>
          <w:i/>
          <w:lang w:val="ru-RU"/>
        </w:rPr>
        <w:t>В</w:t>
      </w:r>
      <w:r w:rsidRPr="00616B10">
        <w:rPr>
          <w:i/>
          <w:lang w:val="ru-RU"/>
        </w:rPr>
        <w:t xml:space="preserve"> </w:t>
      </w:r>
      <w:r>
        <w:rPr>
          <w:i/>
          <w:lang w:val="ru-RU"/>
        </w:rPr>
        <w:t>наши</w:t>
      </w:r>
      <w:r w:rsidRPr="00616B10">
        <w:rPr>
          <w:i/>
          <w:lang w:val="ru-RU"/>
        </w:rPr>
        <w:t xml:space="preserve"> </w:t>
      </w:r>
      <w:r>
        <w:rPr>
          <w:i/>
          <w:lang w:val="ru-RU"/>
        </w:rPr>
        <w:t>дни</w:t>
      </w:r>
      <w:r w:rsidRPr="00616B10">
        <w:rPr>
          <w:i/>
          <w:lang w:val="ru-RU"/>
        </w:rPr>
        <w:t xml:space="preserve"> </w:t>
      </w:r>
      <w:r>
        <w:rPr>
          <w:i/>
          <w:lang w:val="ru-RU"/>
        </w:rPr>
        <w:t>так</w:t>
      </w:r>
      <w:r w:rsidRPr="00616B10">
        <w:rPr>
          <w:i/>
          <w:lang w:val="ru-RU"/>
        </w:rPr>
        <w:t xml:space="preserve"> </w:t>
      </w:r>
      <w:r>
        <w:rPr>
          <w:i/>
          <w:lang w:val="ru-RU"/>
        </w:rPr>
        <w:t>много</w:t>
      </w:r>
      <w:r w:rsidRPr="00616B10">
        <w:rPr>
          <w:i/>
          <w:lang w:val="ru-RU"/>
        </w:rPr>
        <w:t xml:space="preserve"> </w:t>
      </w:r>
      <w:r>
        <w:rPr>
          <w:i/>
          <w:lang w:val="ru-RU"/>
        </w:rPr>
        <w:t>людей</w:t>
      </w:r>
      <w:r w:rsidRPr="00616B10">
        <w:rPr>
          <w:i/>
          <w:lang w:val="ru-RU"/>
        </w:rPr>
        <w:t xml:space="preserve">, </w:t>
      </w:r>
      <w:r>
        <w:rPr>
          <w:i/>
          <w:lang w:val="ru-RU"/>
        </w:rPr>
        <w:t>которые не понимают, что происходит на рабочих местах</w:t>
      </w:r>
      <w:r w:rsidR="00AC35B1">
        <w:rPr>
          <w:i/>
        </w:rPr>
        <w:t xml:space="preserve">… </w:t>
      </w:r>
      <w:r>
        <w:rPr>
          <w:i/>
          <w:lang w:val="ru-RU"/>
        </w:rPr>
        <w:t>Они</w:t>
      </w:r>
      <w:r w:rsidRPr="001F37B3">
        <w:rPr>
          <w:i/>
          <w:lang w:val="ru-RU"/>
        </w:rPr>
        <w:t xml:space="preserve"> </w:t>
      </w:r>
      <w:r>
        <w:rPr>
          <w:i/>
          <w:lang w:val="ru-RU"/>
        </w:rPr>
        <w:t>много</w:t>
      </w:r>
      <w:r w:rsidRPr="001F37B3">
        <w:rPr>
          <w:i/>
          <w:lang w:val="ru-RU"/>
        </w:rPr>
        <w:t xml:space="preserve"> </w:t>
      </w:r>
      <w:r>
        <w:rPr>
          <w:i/>
          <w:lang w:val="ru-RU"/>
        </w:rPr>
        <w:t>думают</w:t>
      </w:r>
      <w:r w:rsidRPr="001F37B3">
        <w:rPr>
          <w:i/>
          <w:lang w:val="ru-RU"/>
        </w:rPr>
        <w:t xml:space="preserve">, </w:t>
      </w:r>
      <w:r>
        <w:rPr>
          <w:i/>
          <w:lang w:val="ru-RU"/>
        </w:rPr>
        <w:t>но</w:t>
      </w:r>
      <w:r w:rsidRPr="001F37B3">
        <w:rPr>
          <w:i/>
          <w:lang w:val="ru-RU"/>
        </w:rPr>
        <w:t xml:space="preserve"> </w:t>
      </w:r>
      <w:r>
        <w:rPr>
          <w:i/>
          <w:lang w:val="ru-RU"/>
        </w:rPr>
        <w:t>не</w:t>
      </w:r>
      <w:r w:rsidRPr="001F37B3">
        <w:rPr>
          <w:i/>
          <w:lang w:val="ru-RU"/>
        </w:rPr>
        <w:t xml:space="preserve"> </w:t>
      </w:r>
      <w:r>
        <w:rPr>
          <w:i/>
          <w:lang w:val="ru-RU"/>
        </w:rPr>
        <w:t>видят</w:t>
      </w:r>
      <w:r w:rsidR="00AC35B1">
        <w:rPr>
          <w:i/>
        </w:rPr>
        <w:t xml:space="preserve">. </w:t>
      </w:r>
      <w:r>
        <w:rPr>
          <w:i/>
          <w:lang w:val="ru-RU"/>
        </w:rPr>
        <w:t>Я</w:t>
      </w:r>
      <w:r w:rsidRPr="00616B10">
        <w:rPr>
          <w:i/>
          <w:lang w:val="ru-RU"/>
        </w:rPr>
        <w:t xml:space="preserve"> </w:t>
      </w:r>
      <w:r>
        <w:rPr>
          <w:i/>
          <w:lang w:val="ru-RU"/>
        </w:rPr>
        <w:t>призывают</w:t>
      </w:r>
      <w:r w:rsidRPr="00616B10">
        <w:rPr>
          <w:i/>
          <w:lang w:val="ru-RU"/>
        </w:rPr>
        <w:t xml:space="preserve"> </w:t>
      </w:r>
      <w:r>
        <w:rPr>
          <w:i/>
          <w:lang w:val="ru-RU"/>
        </w:rPr>
        <w:t>вас</w:t>
      </w:r>
      <w:r w:rsidRPr="00616B10">
        <w:rPr>
          <w:i/>
          <w:lang w:val="ru-RU"/>
        </w:rPr>
        <w:t xml:space="preserve"> </w:t>
      </w:r>
      <w:r>
        <w:rPr>
          <w:i/>
          <w:lang w:val="ru-RU"/>
        </w:rPr>
        <w:t>приложить</w:t>
      </w:r>
      <w:r w:rsidRPr="00616B10">
        <w:rPr>
          <w:i/>
          <w:lang w:val="ru-RU"/>
        </w:rPr>
        <w:t xml:space="preserve"> </w:t>
      </w:r>
      <w:r>
        <w:rPr>
          <w:i/>
          <w:lang w:val="ru-RU"/>
        </w:rPr>
        <w:t>особые</w:t>
      </w:r>
      <w:r w:rsidRPr="00616B10">
        <w:rPr>
          <w:i/>
          <w:lang w:val="ru-RU"/>
        </w:rPr>
        <w:t xml:space="preserve"> </w:t>
      </w:r>
      <w:r>
        <w:rPr>
          <w:i/>
          <w:lang w:val="ru-RU"/>
        </w:rPr>
        <w:t>усилия, чтобы по-настоящему увидеть,</w:t>
      </w:r>
      <w:r w:rsidR="00AC35B1">
        <w:rPr>
          <w:i/>
        </w:rPr>
        <w:t xml:space="preserve"> </w:t>
      </w:r>
      <w:r>
        <w:rPr>
          <w:i/>
          <w:lang w:val="ru-RU"/>
        </w:rPr>
        <w:t>что происходит на рабочем месте</w:t>
      </w:r>
      <w:r w:rsidR="00AC35B1">
        <w:rPr>
          <w:i/>
        </w:rPr>
        <w:t xml:space="preserve">. </w:t>
      </w:r>
      <w:r>
        <w:rPr>
          <w:i/>
          <w:lang w:val="ru-RU"/>
        </w:rPr>
        <w:t>Вот где на самом деле реальность</w:t>
      </w:r>
      <w:r w:rsidR="00AC35B1">
        <w:rPr>
          <w:i/>
        </w:rPr>
        <w:t>. [SF09]</w:t>
      </w:r>
    </w:p>
    <w:p w14:paraId="4196DCCC" w14:textId="53585F7E" w:rsidR="00C64647" w:rsidRDefault="003F2046">
      <w:pPr>
        <w:ind w:right="0"/>
      </w:pPr>
      <w:r w:rsidRPr="003F2046">
        <w:t xml:space="preserve">Мы также узнали, что </w:t>
      </w:r>
      <w:commentRangeStart w:id="41"/>
      <w:del w:id="42" w:author="Пользователь" w:date="2020-09-27T07:31:00Z">
        <w:r w:rsidDel="003A145E">
          <w:rPr>
            <w:lang w:val="ru-RU"/>
          </w:rPr>
          <w:delText>потенциальные</w:delText>
        </w:r>
        <w:r w:rsidRPr="003F2046" w:rsidDel="003A145E">
          <w:delText xml:space="preserve"> исполнительные менеджеры</w:delText>
        </w:r>
      </w:del>
      <w:ins w:id="43" w:author="Пользователь" w:date="2020-09-27T07:31:00Z">
        <w:r w:rsidR="003A145E">
          <w:rPr>
            <w:lang w:val="ru-RU"/>
          </w:rPr>
          <w:t xml:space="preserve">претенденты на должность исполнительного </w:t>
        </w:r>
      </w:ins>
      <w:del w:id="44" w:author="Пользователь" w:date="2020-09-27T07:31:00Z">
        <w:r w:rsidRPr="003F2046" w:rsidDel="003A145E">
          <w:delText xml:space="preserve"> </w:delText>
        </w:r>
      </w:del>
      <w:commentRangeEnd w:id="41"/>
      <w:ins w:id="45" w:author="Пользователь" w:date="2020-09-27T07:31:00Z">
        <w:r w:rsidR="003A145E">
          <w:rPr>
            <w:lang w:val="ru-RU"/>
          </w:rPr>
          <w:t xml:space="preserve">директора </w:t>
        </w:r>
      </w:ins>
      <w:r w:rsidR="00D66C26">
        <w:rPr>
          <w:rStyle w:val="CommentReference"/>
        </w:rPr>
        <w:commentReference w:id="41"/>
      </w:r>
      <w:r w:rsidRPr="003F2046">
        <w:t>прошли</w:t>
      </w:r>
      <w:r>
        <w:rPr>
          <w:lang w:val="ru-RU"/>
        </w:rPr>
        <w:t xml:space="preserve"> сначала</w:t>
      </w:r>
      <w:r w:rsidRPr="003F2046">
        <w:t xml:space="preserve"> долгие годы практического применения бережливого мышления и наставничества для других. Когда Эйдзи Тойода (Eiji Toyoda) был президентом, он сказал своей </w:t>
      </w:r>
      <w:commentRangeStart w:id="46"/>
      <w:del w:id="47" w:author="Пользователь" w:date="2020-09-27T07:32:00Z">
        <w:r w:rsidRPr="003F2046" w:rsidDel="003A145E">
          <w:delText xml:space="preserve">управляющей </w:delText>
        </w:r>
      </w:del>
      <w:r w:rsidRPr="003F2046">
        <w:t>команде</w:t>
      </w:r>
      <w:commentRangeEnd w:id="46"/>
      <w:ins w:id="48" w:author="Пользователь" w:date="2020-09-27T07:32:00Z">
        <w:r w:rsidR="003A145E">
          <w:rPr>
            <w:lang w:val="ru-RU"/>
          </w:rPr>
          <w:t xml:space="preserve"> </w:t>
        </w:r>
      </w:ins>
      <w:ins w:id="49" w:author="Пользователь" w:date="2020-09-27T07:33:00Z">
        <w:r w:rsidR="003A145E">
          <w:rPr>
            <w:lang w:val="ru-RU"/>
          </w:rPr>
          <w:t>менеджеров</w:t>
        </w:r>
      </w:ins>
      <w:r w:rsidR="00D66C26">
        <w:rPr>
          <w:rStyle w:val="CommentReference"/>
        </w:rPr>
        <w:commentReference w:id="46"/>
      </w:r>
      <w:r w:rsidRPr="003F2046">
        <w:t xml:space="preserve">: “Я хочу, чтобы вы активно обучали своих людей самостоятельному мышлению” [Hino06]. Обратите внимание, это </w:t>
      </w:r>
      <w:r w:rsidRPr="003F2046">
        <w:rPr>
          <w:i/>
          <w:iCs/>
        </w:rPr>
        <w:t>не</w:t>
      </w:r>
      <w:r w:rsidRPr="003F2046">
        <w:t xml:space="preserve"> просто какое-то сообщение: </w:t>
      </w:r>
      <w:r w:rsidRPr="003F2046">
        <w:rPr>
          <w:i/>
          <w:iCs/>
        </w:rPr>
        <w:t>“позвольте людям думать самостоятельно”</w:t>
      </w:r>
      <w:r w:rsidRPr="003F2046">
        <w:t xml:space="preserve">. Скорее, это такая культура управления, в которой </w:t>
      </w:r>
      <w:r w:rsidRPr="003F2046">
        <w:rPr>
          <w:i/>
          <w:iCs/>
        </w:rPr>
        <w:t xml:space="preserve">менеджеры выступают в роли </w:t>
      </w:r>
      <w:r w:rsidRPr="003F2046">
        <w:rPr>
          <w:b/>
          <w:bCs/>
          <w:i/>
          <w:iCs/>
        </w:rPr>
        <w:t>учителей</w:t>
      </w:r>
      <w:r w:rsidRPr="003F2046">
        <w:rPr>
          <w:i/>
          <w:iCs/>
        </w:rPr>
        <w:t>, развивающих навыки мышления</w:t>
      </w:r>
      <w:r w:rsidRPr="003F2046">
        <w:t>. Менеджеры Toyota получают образование в области бережливого мышления, непрерывного совершенствования, анализа причинно-следственных связей, статистики вариативности и системного мышления, и обучают других этим мыслительным практикам и инструментам.</w:t>
      </w:r>
    </w:p>
    <w:p w14:paraId="53A15CE5" w14:textId="50B49763" w:rsidR="00C64647" w:rsidRDefault="00BA0B5C">
      <w:pPr>
        <w:ind w:right="0"/>
      </w:pPr>
      <w:r w:rsidRPr="00BA0B5C">
        <w:t>Исходя из этого, мы пришли к осознанию того, какие управленческие качества необходимы для успешного принятия бережливого подхода, чтобы получить значимый и стабильный успех</w:t>
      </w:r>
      <w:r w:rsidR="008473F5">
        <w:rPr>
          <w:lang w:val="ru-RU"/>
        </w:rPr>
        <w:t xml:space="preserve"> </w:t>
      </w:r>
      <w:r w:rsidR="008473F5" w:rsidRPr="008473F5">
        <w:rPr>
          <w:lang w:val="ru-RU"/>
        </w:rPr>
        <w:t>—</w:t>
      </w:r>
      <w:r w:rsidR="008473F5">
        <w:rPr>
          <w:lang w:val="ru-RU"/>
        </w:rPr>
        <w:t>руководящая группа</w:t>
      </w:r>
      <w:r w:rsidRPr="00BA0B5C">
        <w:t xml:space="preserve"> не может </w:t>
      </w:r>
      <w:r w:rsidR="008473F5">
        <w:rPr>
          <w:lang w:val="ru-RU"/>
        </w:rPr>
        <w:t xml:space="preserve">поддерживать бережливый подход </w:t>
      </w:r>
      <w:r w:rsidRPr="00BA0B5C">
        <w:t xml:space="preserve">просто в формате </w:t>
      </w:r>
      <w:r w:rsidR="009F3F22" w:rsidRPr="009F3F22">
        <w:rPr>
          <w:lang w:val="ru-RU"/>
        </w:rPr>
        <w:t>“</w:t>
      </w:r>
      <w:r>
        <w:rPr>
          <w:lang w:val="ru-RU"/>
        </w:rPr>
        <w:t>позвоните</w:t>
      </w:r>
      <w:r w:rsidRPr="00BA0B5C">
        <w:t>-</w:t>
      </w:r>
      <w:r w:rsidR="008473F5">
        <w:rPr>
          <w:lang w:val="ru-RU"/>
        </w:rPr>
        <w:t>ответим</w:t>
      </w:r>
      <w:r w:rsidR="009F3F22" w:rsidRPr="009F3F22">
        <w:rPr>
          <w:lang w:val="ru-RU"/>
        </w:rPr>
        <w:t>”</w:t>
      </w:r>
      <w:r w:rsidRPr="00BA0B5C">
        <w:t>. Toyota одна из немногих компаний, которая по всей видимости, демонстрирует эти качества</w:t>
      </w:r>
      <w:r w:rsidRPr="00BA0B5C">
        <w:rPr>
          <w:lang w:val="ru-RU"/>
        </w:rPr>
        <w:t>;</w:t>
      </w:r>
      <w:r>
        <w:rPr>
          <w:lang w:val="ru-RU"/>
        </w:rPr>
        <w:t xml:space="preserve"> п</w:t>
      </w:r>
      <w:r w:rsidRPr="00BA0B5C">
        <w:t xml:space="preserve">одытожим: </w:t>
      </w:r>
      <w:r w:rsidR="00AC35B1">
        <w:t>[OST08]:</w:t>
      </w:r>
    </w:p>
    <w:p w14:paraId="70758E69" w14:textId="2F1564B8" w:rsidR="00C64647" w:rsidRDefault="00AC35B1">
      <w:pPr>
        <w:spacing w:after="111"/>
        <w:ind w:left="480" w:right="0" w:hanging="240"/>
      </w:pPr>
      <w:r>
        <w:rPr>
          <w:rFonts w:ascii="Segoe UI Symbol" w:eastAsia="Segoe UI Symbol" w:hAnsi="Segoe UI Symbol" w:cs="Segoe UI Symbol"/>
          <w:sz w:val="16"/>
        </w:rPr>
        <w:t>❑</w:t>
      </w:r>
      <w:r w:rsidR="00544A07">
        <w:rPr>
          <w:rFonts w:ascii="Segoe UI Symbol" w:eastAsia="Segoe UI Symbol" w:hAnsi="Segoe UI Symbol" w:cs="Segoe UI Symbol"/>
          <w:sz w:val="16"/>
        </w:rPr>
        <w:tab/>
      </w:r>
      <w:r w:rsidR="00E24313" w:rsidRPr="00E24313">
        <w:t>Долговременная философия — многие в компании обучаются бережливому мышлению с помощью курсов и менторинга менеджеров-учителей.</w:t>
      </w:r>
    </w:p>
    <w:p w14:paraId="68E54E73" w14:textId="621F8346" w:rsidR="00C64647" w:rsidRDefault="00AC35B1">
      <w:pPr>
        <w:spacing w:after="111"/>
        <w:ind w:left="480" w:right="0" w:hanging="240"/>
      </w:pPr>
      <w:r>
        <w:rPr>
          <w:rFonts w:ascii="Segoe UI Symbol" w:eastAsia="Segoe UI Symbol" w:hAnsi="Segoe UI Symbol" w:cs="Segoe UI Symbol"/>
          <w:sz w:val="16"/>
        </w:rPr>
        <w:t>❑</w:t>
      </w:r>
      <w:r w:rsidR="00544A07">
        <w:rPr>
          <w:rFonts w:ascii="Segoe UI Symbol" w:eastAsia="Segoe UI Symbol" w:hAnsi="Segoe UI Symbol" w:cs="Segoe UI Symbol"/>
          <w:sz w:val="16"/>
        </w:rPr>
        <w:tab/>
      </w:r>
      <w:r w:rsidR="00E24313" w:rsidRPr="00E24313">
        <w:t xml:space="preserve">Долговременная философия — практически весь менеджмент, включая </w:t>
      </w:r>
      <w:commentRangeStart w:id="50"/>
      <w:del w:id="51" w:author="Пользователь" w:date="2020-09-27T07:33:00Z">
        <w:r w:rsidR="00E24313" w:rsidRPr="00E24313" w:rsidDel="00DD53E3">
          <w:delText>управляющий уровень</w:delText>
        </w:r>
        <w:commentRangeEnd w:id="50"/>
        <w:r w:rsidR="00D66C26" w:rsidDel="00DD53E3">
          <w:rPr>
            <w:rStyle w:val="CommentReference"/>
          </w:rPr>
          <w:commentReference w:id="50"/>
        </w:r>
      </w:del>
      <w:ins w:id="52" w:author="Пользователь" w:date="2020-09-27T07:33:00Z">
        <w:r w:rsidR="00DD53E3">
          <w:rPr>
            <w:lang w:val="ru-RU"/>
          </w:rPr>
          <w:t>топ менеджмент</w:t>
        </w:r>
      </w:ins>
      <w:r w:rsidR="00E24313" w:rsidRPr="00E24313">
        <w:t>, должен иметь чёткое понимание принципов бережливого подхода, жить этим годами и учить этому других.</w:t>
      </w:r>
    </w:p>
    <w:p w14:paraId="3FFF78CE" w14:textId="430EC21C" w:rsidR="00C64647" w:rsidRDefault="00AC35B1">
      <w:pPr>
        <w:ind w:left="480" w:right="0" w:hanging="240"/>
      </w:pPr>
      <w:r>
        <w:rPr>
          <w:rFonts w:ascii="Segoe UI Symbol" w:eastAsia="Segoe UI Symbol" w:hAnsi="Segoe UI Symbol" w:cs="Segoe UI Symbol"/>
          <w:sz w:val="16"/>
        </w:rPr>
        <w:t>❑</w:t>
      </w:r>
      <w:r w:rsidR="00544A07">
        <w:rPr>
          <w:rFonts w:ascii="Segoe UI Symbol" w:eastAsia="Segoe UI Symbol" w:hAnsi="Segoe UI Symbol" w:cs="Segoe UI Symbol"/>
          <w:sz w:val="16"/>
        </w:rPr>
        <w:tab/>
      </w:r>
      <w:r w:rsidR="00E24313" w:rsidRPr="00E24313">
        <w:t>Долговременная философия — менеджеры-учителя развили навыки системного мышления и улучшения процессов, решения проблем, и они учат этому других. Вся культура пропитана менталитетом и отношением: “Давайте остановимся и поймём корневые причины проблем.”</w:t>
      </w:r>
    </w:p>
    <w:p w14:paraId="6470DE72" w14:textId="7F2B1080" w:rsidR="0065774C" w:rsidRDefault="00AC35B1" w:rsidP="0017746B">
      <w:pPr>
        <w:spacing w:after="207" w:line="240" w:lineRule="auto"/>
        <w:ind w:left="-5" w:right="-14"/>
        <w:rPr>
          <w:bCs/>
        </w:rPr>
      </w:pPr>
      <w:r>
        <w:rPr>
          <w:noProof/>
        </w:rPr>
        <w:drawing>
          <wp:anchor distT="0" distB="0" distL="114300" distR="114300" simplePos="0" relativeHeight="251662336" behindDoc="0" locked="0" layoutInCell="1" allowOverlap="0" wp14:anchorId="6F644C93" wp14:editId="6832C5A6">
            <wp:simplePos x="0" y="0"/>
            <wp:positionH relativeFrom="column">
              <wp:posOffset>32385</wp:posOffset>
            </wp:positionH>
            <wp:positionV relativeFrom="paragraph">
              <wp:posOffset>40731</wp:posOffset>
            </wp:positionV>
            <wp:extent cx="2011680" cy="621792"/>
            <wp:effectExtent l="0" t="0" r="0" b="635"/>
            <wp:wrapSquare wrapText="bothSides"/>
            <wp:docPr id="38699" name="Picture 38699"/>
            <wp:cNvGraphicFramePr/>
            <a:graphic xmlns:a="http://schemas.openxmlformats.org/drawingml/2006/main">
              <a:graphicData uri="http://schemas.openxmlformats.org/drawingml/2006/picture">
                <pic:pic xmlns:pic="http://schemas.openxmlformats.org/drawingml/2006/picture">
                  <pic:nvPicPr>
                    <pic:cNvPr id="38699" name="Picture 38699"/>
                    <pic:cNvPicPr/>
                  </pic:nvPicPr>
                  <pic:blipFill>
                    <a:blip r:embed="rId17"/>
                    <a:stretch>
                      <a:fillRect/>
                    </a:stretch>
                  </pic:blipFill>
                  <pic:spPr>
                    <a:xfrm>
                      <a:off x="0" y="0"/>
                      <a:ext cx="2011680" cy="621792"/>
                    </a:xfrm>
                    <a:prstGeom prst="rect">
                      <a:avLst/>
                    </a:prstGeom>
                  </pic:spPr>
                </pic:pic>
              </a:graphicData>
            </a:graphic>
          </wp:anchor>
        </w:drawing>
      </w:r>
      <w:r w:rsidR="00E24313" w:rsidRPr="00E24313">
        <w:rPr>
          <w:b/>
        </w:rPr>
        <w:t>Менеджеры-учителя</w:t>
      </w:r>
      <w:r w:rsidR="00E24313" w:rsidRPr="00E24313">
        <w:rPr>
          <w:bCs/>
        </w:rPr>
        <w:t xml:space="preserve"> и внутренний девиз Toyota: </w:t>
      </w:r>
      <w:r w:rsidR="00E24313" w:rsidRPr="00E24313">
        <w:rPr>
          <w:bCs/>
          <w:i/>
          <w:iCs/>
        </w:rPr>
        <w:t>Правильное Мышление, Хорошие Продукты</w:t>
      </w:r>
      <w:r w:rsidR="00E24313" w:rsidRPr="00E24313">
        <w:rPr>
          <w:bCs/>
        </w:rPr>
        <w:t xml:space="preserve">. Как они достигают этого “хорошего мышления”, которое лежит в основе их успеха? А достигается это через </w:t>
      </w:r>
      <w:r w:rsidR="00E24313" w:rsidRPr="00E24313">
        <w:rPr>
          <w:bCs/>
          <w:i/>
          <w:iCs/>
        </w:rPr>
        <w:t>культуру наставничества</w:t>
      </w:r>
      <w:r w:rsidR="00E24313" w:rsidRPr="00E24313">
        <w:rPr>
          <w:bCs/>
        </w:rPr>
        <w:t>. Ожидается, что менеджеры должны быть практическими экспертами в своей области работы (как говорится, “мой начальник может выполнить мою работу лучше меня”), ожидается</w:t>
      </w:r>
      <w:ins w:id="53" w:author="Пользователь" w:date="2020-09-27T07:33:00Z">
        <w:r w:rsidR="00DD53E3">
          <w:rPr>
            <w:bCs/>
            <w:lang w:val="ru-RU"/>
          </w:rPr>
          <w:t>,</w:t>
        </w:r>
      </w:ins>
      <w:commentRangeStart w:id="54"/>
      <w:r w:rsidR="00E24313" w:rsidRPr="00E24313">
        <w:rPr>
          <w:bCs/>
        </w:rPr>
        <w:t xml:space="preserve"> </w:t>
      </w:r>
      <w:commentRangeEnd w:id="54"/>
      <w:r w:rsidR="00BA1253">
        <w:rPr>
          <w:rStyle w:val="CommentReference"/>
        </w:rPr>
        <w:commentReference w:id="54"/>
      </w:r>
      <w:r w:rsidR="00E24313" w:rsidRPr="00E24313">
        <w:rPr>
          <w:bCs/>
        </w:rPr>
        <w:t xml:space="preserve">что они должны понимать бережливое мышление </w:t>
      </w:r>
      <w:commentRangeStart w:id="55"/>
      <w:commentRangeStart w:id="56"/>
      <w:r w:rsidR="00E24313" w:rsidRPr="00E24313">
        <w:rPr>
          <w:bCs/>
        </w:rPr>
        <w:t xml:space="preserve">и </w:t>
      </w:r>
      <w:del w:id="57" w:author="Пользователь" w:date="2020-09-27T07:34:00Z">
        <w:r w:rsidR="00E24313" w:rsidRPr="00E24313" w:rsidDel="00DD53E3">
          <w:rPr>
            <w:bCs/>
          </w:rPr>
          <w:delText xml:space="preserve">ожидается </w:delText>
        </w:r>
        <w:commentRangeEnd w:id="55"/>
        <w:r w:rsidR="00BA1253" w:rsidDel="00DD53E3">
          <w:rPr>
            <w:rStyle w:val="CommentReference"/>
          </w:rPr>
          <w:commentReference w:id="55"/>
        </w:r>
      </w:del>
      <w:commentRangeEnd w:id="56"/>
      <w:r w:rsidR="00DD53E3">
        <w:rPr>
          <w:rStyle w:val="CommentReference"/>
        </w:rPr>
        <w:commentReference w:id="56"/>
      </w:r>
      <w:r w:rsidR="00E24313" w:rsidRPr="00E24313">
        <w:rPr>
          <w:bCs/>
        </w:rPr>
        <w:t xml:space="preserve">что они </w:t>
      </w:r>
      <w:r w:rsidR="00E24313" w:rsidRPr="00E24313">
        <w:rPr>
          <w:bCs/>
          <w:i/>
          <w:iCs/>
        </w:rPr>
        <w:t>тратят время на обучение и коучинг остальных</w:t>
      </w:r>
      <w:r w:rsidR="00E24313" w:rsidRPr="00E24313">
        <w:rPr>
          <w:bCs/>
        </w:rPr>
        <w:t xml:space="preserve">. Во время опросов в Японии мы узнали, что политика управления персоналом в Toyota включает анализ того, сколько времени менеджер тратит времени на обучение. </w:t>
      </w:r>
    </w:p>
    <w:p w14:paraId="39144EDD" w14:textId="77777777" w:rsidR="0065774C" w:rsidRDefault="0065774C">
      <w:pPr>
        <w:spacing w:after="0" w:line="240" w:lineRule="auto"/>
        <w:ind w:left="0" w:right="0" w:firstLine="0"/>
        <w:jc w:val="left"/>
        <w:rPr>
          <w:bCs/>
        </w:rPr>
      </w:pPr>
      <w:r>
        <w:rPr>
          <w:bCs/>
        </w:rPr>
        <w:br w:type="page"/>
      </w:r>
    </w:p>
    <w:p w14:paraId="155147BD" w14:textId="59129613" w:rsidR="00FC7427" w:rsidRDefault="00E24313" w:rsidP="003E05C9">
      <w:pPr>
        <w:spacing w:after="207" w:line="240" w:lineRule="auto"/>
        <w:ind w:left="-15" w:right="-14" w:firstLine="0"/>
      </w:pPr>
      <w:r w:rsidRPr="00E24313">
        <w:rPr>
          <w:bCs/>
        </w:rPr>
        <w:lastRenderedPageBreak/>
        <w:t>Короче говоря, менеджеры в меньшей степени начальники и в большей степени учителя принципов бережливого мышления, “остановись и исправь сразу”</w:t>
      </w:r>
      <w:r>
        <w:rPr>
          <w:bCs/>
          <w:lang w:val="ru-RU"/>
        </w:rPr>
        <w:t xml:space="preserve"> и</w:t>
      </w:r>
      <w:r w:rsidRPr="00E24313">
        <w:rPr>
          <w:bCs/>
        </w:rPr>
        <w:t xml:space="preserve"> менталитета </w:t>
      </w:r>
      <w:r w:rsidRPr="00E24313">
        <w:rPr>
          <w:bCs/>
          <w:i/>
          <w:iCs/>
        </w:rPr>
        <w:t>кайдзен</w:t>
      </w:r>
      <w:r w:rsidRPr="00E24313">
        <w:rPr>
          <w:bCs/>
        </w:rPr>
        <w:t xml:space="preserve">. Таким способом распространяется </w:t>
      </w:r>
      <w:r w:rsidRPr="00E24313">
        <w:rPr>
          <w:bCs/>
          <w:i/>
          <w:iCs/>
        </w:rPr>
        <w:t>ДНК Toyota</w:t>
      </w:r>
      <w:r w:rsidRPr="00E24313">
        <w:rPr>
          <w:bCs/>
        </w:rPr>
        <w:t>.</w:t>
      </w:r>
      <w:r w:rsidRPr="00E24313">
        <w:t xml:space="preserve"> </w:t>
      </w:r>
      <w:r w:rsidRPr="00E24313">
        <w:rPr>
          <w:bCs/>
        </w:rPr>
        <w:t>[</w:t>
      </w:r>
      <w:r w:rsidRPr="00CA3BF7">
        <w:t>LH08</w:t>
      </w:r>
      <w:r w:rsidRPr="00E24313">
        <w:rPr>
          <w:bCs/>
        </w:rPr>
        <w:t>]</w:t>
      </w:r>
    </w:p>
    <w:p w14:paraId="01EEE961" w14:textId="545CDFEF" w:rsidR="00C64647" w:rsidRDefault="0065774C" w:rsidP="00A12360">
      <w:pPr>
        <w:spacing w:after="207" w:line="240" w:lineRule="auto"/>
        <w:ind w:left="-5" w:right="-14"/>
      </w:pPr>
      <w:r w:rsidRPr="0065774C">
        <w:t>Ацуши Ниими (Atsushi Niimi), президент Toyota в Северной Америке, сказал, что наибольшим препятствием в обучении Пути Toyota иностранных менеджеров было то, что “Они хотят быть менеджерами, а не учителями.”</w:t>
      </w:r>
    </w:p>
    <w:p w14:paraId="457BCDA2" w14:textId="2A960600" w:rsidR="00C64647" w:rsidRDefault="0065774C" w:rsidP="009F3F22">
      <w:pPr>
        <w:spacing w:line="259" w:lineRule="auto"/>
        <w:ind w:left="11" w:right="0" w:hanging="11"/>
      </w:pPr>
      <w:r w:rsidRPr="00C0128C">
        <w:t>В</w:t>
      </w:r>
      <w:r w:rsidR="00AC35B1">
        <w:t xml:space="preserve"> [Liker03], </w:t>
      </w:r>
      <w:r w:rsidRPr="00C0128C">
        <w:t>представлена матрица культуры менеджмента</w:t>
      </w:r>
      <w:r w:rsidR="00AC35B1">
        <w:t xml:space="preserve">; </w:t>
      </w:r>
      <w:r w:rsidRPr="00C0128C">
        <w:t>идеальны</w:t>
      </w:r>
      <w:r w:rsidR="009F3F22">
        <w:rPr>
          <w:lang w:val="ru-RU"/>
        </w:rPr>
        <w:t>е</w:t>
      </w:r>
      <w:r w:rsidRPr="00C0128C">
        <w:t xml:space="preserve"> </w:t>
      </w:r>
      <w:r w:rsidR="009F3F22">
        <w:rPr>
          <w:lang w:val="ru-RU"/>
        </w:rPr>
        <w:t xml:space="preserve">бережливые </w:t>
      </w:r>
      <w:r w:rsidRPr="00C0128C">
        <w:t>менеджер</w:t>
      </w:r>
      <w:r w:rsidR="009F3F22">
        <w:rPr>
          <w:lang w:val="ru-RU"/>
        </w:rPr>
        <w:t>ы</w:t>
      </w:r>
      <w:r w:rsidRPr="00C0128C">
        <w:t>-учител</w:t>
      </w:r>
      <w:r w:rsidR="009F3F22">
        <w:rPr>
          <w:lang w:val="ru-RU"/>
        </w:rPr>
        <w:t>я</w:t>
      </w:r>
      <w:r w:rsidR="00AC35B1">
        <w:t xml:space="preserve"> </w:t>
      </w:r>
      <w:r w:rsidR="00C0128C" w:rsidRPr="00C0128C">
        <w:t xml:space="preserve">соответствует левому верхнему квадрату </w:t>
      </w:r>
      <w:r w:rsidR="00AC35B1">
        <w:t>—</w:t>
      </w:r>
      <w:r w:rsidR="00C0128C" w:rsidRPr="00C0128C">
        <w:t xml:space="preserve"> </w:t>
      </w:r>
      <w:r w:rsidR="001E32EB" w:rsidRPr="001E32EB">
        <w:t>выстраивающие взаимодействие снизу вверх и настоящие лидеры в своей производственн</w:t>
      </w:r>
      <w:r w:rsidR="001E32EB">
        <w:rPr>
          <w:lang w:val="ru-RU"/>
        </w:rPr>
        <w:t>ой области, которые являются мастерами своего дела</w:t>
      </w:r>
      <w:r w:rsidR="00AC35B1">
        <w:t xml:space="preserve"> </w:t>
      </w:r>
      <w:r w:rsidR="009F3F22">
        <w:rPr>
          <w:lang w:val="ru-RU"/>
        </w:rPr>
        <w:t>и развивают членов своей команды</w:t>
      </w:r>
      <w:r w:rsidR="00AC35B1">
        <w:t xml:space="preserve">: </w:t>
      </w:r>
    </w:p>
    <w:tbl>
      <w:tblPr>
        <w:tblStyle w:val="TableGrid"/>
        <w:tblW w:w="6811" w:type="dxa"/>
        <w:tblInd w:w="584" w:type="dxa"/>
        <w:tblCellMar>
          <w:top w:w="106" w:type="dxa"/>
          <w:left w:w="60" w:type="dxa"/>
          <w:right w:w="46" w:type="dxa"/>
        </w:tblCellMar>
        <w:tblLook w:val="04A0" w:firstRow="1" w:lastRow="0" w:firstColumn="1" w:lastColumn="0" w:noHBand="0" w:noVBand="1"/>
      </w:tblPr>
      <w:tblGrid>
        <w:gridCol w:w="1308"/>
        <w:gridCol w:w="2633"/>
        <w:gridCol w:w="2870"/>
      </w:tblGrid>
      <w:tr w:rsidR="00C64647" w14:paraId="3AB7BBA5" w14:textId="77777777" w:rsidTr="009F3F22">
        <w:trPr>
          <w:trHeight w:val="760"/>
        </w:trPr>
        <w:tc>
          <w:tcPr>
            <w:tcW w:w="1308" w:type="dxa"/>
            <w:tcBorders>
              <w:top w:val="single" w:sz="4" w:space="0" w:color="000000"/>
              <w:left w:val="single" w:sz="4" w:space="0" w:color="000000"/>
              <w:bottom w:val="single" w:sz="4" w:space="0" w:color="000000"/>
              <w:right w:val="single" w:sz="4" w:space="0" w:color="000000"/>
            </w:tcBorders>
            <w:shd w:val="clear" w:color="auto" w:fill="F2F2FF"/>
          </w:tcPr>
          <w:p w14:paraId="398C9DD1" w14:textId="77777777" w:rsidR="00C64647" w:rsidRDefault="00C64647">
            <w:pPr>
              <w:spacing w:after="160" w:line="259" w:lineRule="auto"/>
              <w:ind w:left="0" w:right="0" w:firstLine="0"/>
              <w:jc w:val="left"/>
            </w:pPr>
          </w:p>
        </w:tc>
        <w:tc>
          <w:tcPr>
            <w:tcW w:w="2633" w:type="dxa"/>
            <w:tcBorders>
              <w:top w:val="single" w:sz="4" w:space="0" w:color="000000"/>
              <w:left w:val="single" w:sz="4" w:space="0" w:color="000000"/>
              <w:bottom w:val="single" w:sz="4" w:space="0" w:color="000000"/>
              <w:right w:val="single" w:sz="4" w:space="0" w:color="000000"/>
            </w:tcBorders>
            <w:shd w:val="clear" w:color="auto" w:fill="F2F2FF"/>
            <w:vAlign w:val="center"/>
          </w:tcPr>
          <w:p w14:paraId="628F1CDC" w14:textId="3753C6F7" w:rsidR="00C64647" w:rsidRPr="001E32EB" w:rsidRDefault="001E32EB">
            <w:pPr>
              <w:spacing w:after="0" w:line="259" w:lineRule="auto"/>
              <w:ind w:left="0" w:right="0" w:firstLine="0"/>
              <w:jc w:val="center"/>
              <w:rPr>
                <w:lang w:val="ru-RU"/>
              </w:rPr>
            </w:pPr>
            <w:r>
              <w:rPr>
                <w:b/>
                <w:lang w:val="ru-RU"/>
              </w:rPr>
              <w:t>экспертные</w:t>
            </w:r>
            <w:r w:rsidR="00AC35B1">
              <w:rPr>
                <w:b/>
              </w:rPr>
              <w:t xml:space="preserve"> </w:t>
            </w:r>
            <w:r>
              <w:rPr>
                <w:b/>
                <w:lang w:val="ru-RU"/>
              </w:rPr>
              <w:t>знания своей работы</w:t>
            </w:r>
          </w:p>
        </w:tc>
        <w:tc>
          <w:tcPr>
            <w:tcW w:w="2870" w:type="dxa"/>
            <w:tcBorders>
              <w:top w:val="single" w:sz="4" w:space="0" w:color="000000"/>
              <w:left w:val="single" w:sz="4" w:space="0" w:color="000000"/>
              <w:bottom w:val="single" w:sz="4" w:space="0" w:color="000000"/>
              <w:right w:val="single" w:sz="4" w:space="0" w:color="000000"/>
            </w:tcBorders>
            <w:shd w:val="clear" w:color="auto" w:fill="F2F2FF"/>
            <w:vAlign w:val="center"/>
          </w:tcPr>
          <w:p w14:paraId="27531E22" w14:textId="615C55E3" w:rsidR="00C64647" w:rsidRPr="001E32EB" w:rsidRDefault="001E32EB">
            <w:pPr>
              <w:spacing w:after="0" w:line="259" w:lineRule="auto"/>
              <w:ind w:left="0" w:right="0" w:firstLine="0"/>
              <w:jc w:val="center"/>
              <w:rPr>
                <w:lang w:val="ru-RU"/>
              </w:rPr>
            </w:pPr>
            <w:r>
              <w:rPr>
                <w:b/>
                <w:lang w:val="ru-RU"/>
              </w:rPr>
              <w:t>только общие знания по менеджменту</w:t>
            </w:r>
          </w:p>
        </w:tc>
      </w:tr>
      <w:tr w:rsidR="00C64647" w14:paraId="61A6FE1D" w14:textId="77777777" w:rsidTr="009F3F22">
        <w:trPr>
          <w:trHeight w:val="719"/>
        </w:trPr>
        <w:tc>
          <w:tcPr>
            <w:tcW w:w="1308" w:type="dxa"/>
            <w:tcBorders>
              <w:top w:val="single" w:sz="4" w:space="0" w:color="000000"/>
              <w:left w:val="single" w:sz="4" w:space="0" w:color="000000"/>
              <w:bottom w:val="single" w:sz="4" w:space="0" w:color="000000"/>
              <w:right w:val="single" w:sz="4" w:space="0" w:color="000000"/>
            </w:tcBorders>
          </w:tcPr>
          <w:p w14:paraId="35A672BF" w14:textId="4BA946C6" w:rsidR="00C64647" w:rsidRPr="001E32EB" w:rsidRDefault="001E32EB">
            <w:pPr>
              <w:spacing w:after="0" w:line="259" w:lineRule="auto"/>
              <w:ind w:left="0" w:right="0" w:firstLine="0"/>
              <w:jc w:val="left"/>
              <w:rPr>
                <w:lang w:val="ru-RU"/>
              </w:rPr>
            </w:pPr>
            <w:r>
              <w:rPr>
                <w:b/>
                <w:lang w:val="ru-RU"/>
              </w:rPr>
              <w:t>снизу вверх</w:t>
            </w:r>
          </w:p>
        </w:tc>
        <w:tc>
          <w:tcPr>
            <w:tcW w:w="2633" w:type="dxa"/>
            <w:tcBorders>
              <w:top w:val="single" w:sz="4" w:space="0" w:color="000000"/>
              <w:left w:val="single" w:sz="4" w:space="0" w:color="000000"/>
              <w:bottom w:val="single" w:sz="4" w:space="0" w:color="000000"/>
              <w:right w:val="single" w:sz="4" w:space="0" w:color="000000"/>
            </w:tcBorders>
            <w:vAlign w:val="center"/>
          </w:tcPr>
          <w:p w14:paraId="4D8CE001" w14:textId="5B393AED" w:rsidR="00C64647" w:rsidRPr="001E32EB" w:rsidRDefault="001E32EB">
            <w:pPr>
              <w:spacing w:after="0" w:line="259" w:lineRule="auto"/>
              <w:ind w:left="257" w:right="0" w:hanging="222"/>
              <w:rPr>
                <w:lang w:val="ru-RU"/>
              </w:rPr>
            </w:pPr>
            <w:r>
              <w:rPr>
                <w:i/>
                <w:lang w:val="ru-RU"/>
              </w:rPr>
              <w:t>коуч</w:t>
            </w:r>
            <w:r w:rsidR="00AC35B1">
              <w:rPr>
                <w:i/>
              </w:rPr>
              <w:t>/</w:t>
            </w:r>
            <w:r>
              <w:rPr>
                <w:i/>
                <w:lang w:val="ru-RU"/>
              </w:rPr>
              <w:t>наставник</w:t>
            </w:r>
            <w:r w:rsidR="00AC35B1">
              <w:rPr>
                <w:i/>
              </w:rPr>
              <w:t xml:space="preserve">; </w:t>
            </w:r>
            <w:r>
              <w:rPr>
                <w:i/>
                <w:lang w:val="ru-RU"/>
              </w:rPr>
              <w:t>создающий обучающуюся организацию</w:t>
            </w:r>
          </w:p>
        </w:tc>
        <w:tc>
          <w:tcPr>
            <w:tcW w:w="2870" w:type="dxa"/>
            <w:tcBorders>
              <w:top w:val="single" w:sz="4" w:space="0" w:color="000000"/>
              <w:left w:val="single" w:sz="4" w:space="0" w:color="000000"/>
              <w:bottom w:val="single" w:sz="4" w:space="0" w:color="000000"/>
              <w:right w:val="single" w:sz="4" w:space="0" w:color="000000"/>
            </w:tcBorders>
          </w:tcPr>
          <w:p w14:paraId="307A5F4E" w14:textId="2396FA0F" w:rsidR="00C64647" w:rsidRPr="001E32EB" w:rsidRDefault="001E32EB">
            <w:pPr>
              <w:spacing w:after="0" w:line="259" w:lineRule="auto"/>
              <w:ind w:left="0" w:right="16" w:firstLine="0"/>
              <w:jc w:val="center"/>
              <w:rPr>
                <w:lang w:val="ru-RU"/>
              </w:rPr>
            </w:pPr>
            <w:r>
              <w:rPr>
                <w:lang w:val="ru-RU"/>
              </w:rPr>
              <w:t>координатор</w:t>
            </w:r>
          </w:p>
        </w:tc>
      </w:tr>
      <w:tr w:rsidR="00C64647" w14:paraId="4FDA1258" w14:textId="77777777">
        <w:trPr>
          <w:trHeight w:val="480"/>
        </w:trPr>
        <w:tc>
          <w:tcPr>
            <w:tcW w:w="1308" w:type="dxa"/>
            <w:tcBorders>
              <w:top w:val="single" w:sz="4" w:space="0" w:color="000000"/>
              <w:left w:val="single" w:sz="4" w:space="0" w:color="000000"/>
              <w:bottom w:val="single" w:sz="4" w:space="0" w:color="000000"/>
              <w:right w:val="single" w:sz="4" w:space="0" w:color="000000"/>
            </w:tcBorders>
            <w:vAlign w:val="center"/>
          </w:tcPr>
          <w:p w14:paraId="5E6F8303" w14:textId="32694DB8" w:rsidR="00C64647" w:rsidRPr="001E32EB" w:rsidRDefault="001E32EB">
            <w:pPr>
              <w:spacing w:after="0" w:line="259" w:lineRule="auto"/>
              <w:ind w:left="0" w:right="0" w:firstLine="0"/>
              <w:jc w:val="left"/>
              <w:rPr>
                <w:lang w:val="ru-RU"/>
              </w:rPr>
            </w:pPr>
            <w:r>
              <w:rPr>
                <w:b/>
                <w:lang w:val="ru-RU"/>
              </w:rPr>
              <w:t>сверху вниз</w:t>
            </w:r>
          </w:p>
        </w:tc>
        <w:tc>
          <w:tcPr>
            <w:tcW w:w="2633" w:type="dxa"/>
            <w:tcBorders>
              <w:top w:val="single" w:sz="4" w:space="0" w:color="000000"/>
              <w:left w:val="single" w:sz="4" w:space="0" w:color="000000"/>
              <w:bottom w:val="single" w:sz="4" w:space="0" w:color="000000"/>
              <w:right w:val="single" w:sz="4" w:space="0" w:color="000000"/>
            </w:tcBorders>
            <w:vAlign w:val="center"/>
          </w:tcPr>
          <w:p w14:paraId="7701FA2E" w14:textId="28FFD2E1" w:rsidR="00C64647" w:rsidRDefault="001E32EB">
            <w:pPr>
              <w:spacing w:after="0" w:line="259" w:lineRule="auto"/>
              <w:ind w:left="0" w:right="15" w:firstLine="0"/>
              <w:jc w:val="center"/>
            </w:pPr>
            <w:r>
              <w:rPr>
                <w:lang w:val="ru-RU"/>
              </w:rPr>
              <w:t>мастер</w:t>
            </w:r>
            <w:r w:rsidRPr="001E32EB">
              <w:rPr>
                <w:lang w:val="en-US"/>
              </w:rPr>
              <w:t xml:space="preserve"> </w:t>
            </w:r>
            <w:r>
              <w:rPr>
                <w:lang w:val="ru-RU"/>
              </w:rPr>
              <w:t>своего</w:t>
            </w:r>
            <w:r w:rsidRPr="001E32EB">
              <w:rPr>
                <w:lang w:val="en-US"/>
              </w:rPr>
              <w:t xml:space="preserve"> </w:t>
            </w:r>
            <w:r>
              <w:rPr>
                <w:lang w:val="ru-RU"/>
              </w:rPr>
              <w:t>дела</w:t>
            </w:r>
          </w:p>
        </w:tc>
        <w:tc>
          <w:tcPr>
            <w:tcW w:w="2870" w:type="dxa"/>
            <w:tcBorders>
              <w:top w:val="single" w:sz="4" w:space="0" w:color="000000"/>
              <w:left w:val="single" w:sz="4" w:space="0" w:color="000000"/>
              <w:bottom w:val="single" w:sz="4" w:space="0" w:color="000000"/>
              <w:right w:val="single" w:sz="4" w:space="0" w:color="000000"/>
            </w:tcBorders>
            <w:vAlign w:val="center"/>
          </w:tcPr>
          <w:p w14:paraId="21E7ACBA" w14:textId="3E8052C2" w:rsidR="00C64647" w:rsidRPr="001E32EB" w:rsidRDefault="001E32EB">
            <w:pPr>
              <w:spacing w:after="0" w:line="259" w:lineRule="auto"/>
              <w:ind w:left="0" w:right="17" w:firstLine="0"/>
              <w:jc w:val="center"/>
              <w:rPr>
                <w:lang w:val="ru-RU"/>
              </w:rPr>
            </w:pPr>
            <w:r>
              <w:rPr>
                <w:lang w:val="ru-RU"/>
              </w:rPr>
              <w:t>бюрократ</w:t>
            </w:r>
          </w:p>
        </w:tc>
      </w:tr>
    </w:tbl>
    <w:p w14:paraId="7BFE8B56" w14:textId="41CF231F" w:rsidR="00C64647" w:rsidRDefault="009F3F22" w:rsidP="009F3F22">
      <w:pPr>
        <w:spacing w:before="193" w:line="259" w:lineRule="auto"/>
        <w:ind w:left="11" w:right="0" w:hanging="11"/>
      </w:pPr>
      <w:r w:rsidRPr="009F3F22">
        <w:t>Чем больше узнаёшь о бережливом подходе, тем больше понимаешь и признаёшь, что основа в менеджер</w:t>
      </w:r>
      <w:r>
        <w:rPr>
          <w:lang w:val="ru-RU"/>
        </w:rPr>
        <w:t>ах</w:t>
      </w:r>
      <w:r w:rsidRPr="009F3F22">
        <w:t>-</w:t>
      </w:r>
      <w:r>
        <w:rPr>
          <w:lang w:val="ru-RU"/>
        </w:rPr>
        <w:t>учителях</w:t>
      </w:r>
      <w:r w:rsidRPr="009F3F22">
        <w:t xml:space="preserve">, </w:t>
      </w:r>
      <w:r>
        <w:rPr>
          <w:lang w:val="ru-RU"/>
        </w:rPr>
        <w:t>которые</w:t>
      </w:r>
      <w:r w:rsidRPr="009F3F22">
        <w:t xml:space="preserve"> </w:t>
      </w:r>
      <w:r>
        <w:rPr>
          <w:lang w:val="ru-RU"/>
        </w:rPr>
        <w:t xml:space="preserve">живут </w:t>
      </w:r>
      <w:r w:rsidRPr="009F3F22">
        <w:t xml:space="preserve">этим, </w:t>
      </w:r>
      <w:r>
        <w:rPr>
          <w:lang w:val="ru-RU"/>
        </w:rPr>
        <w:t>учат</w:t>
      </w:r>
      <w:r w:rsidRPr="009F3F22">
        <w:t xml:space="preserve"> этому и </w:t>
      </w:r>
      <w:r>
        <w:rPr>
          <w:lang w:val="ru-RU"/>
        </w:rPr>
        <w:t>имеют</w:t>
      </w:r>
      <w:r w:rsidRPr="009F3F22">
        <w:t xml:space="preserve"> большой практический опыт. Основа не в инструментах или в уменьшении потерь.</w:t>
      </w:r>
    </w:p>
    <w:p w14:paraId="6F346C7B" w14:textId="35ED7B5E" w:rsidR="00C64647" w:rsidRDefault="009F3F22">
      <w:pPr>
        <w:spacing w:after="534"/>
        <w:ind w:right="0"/>
      </w:pPr>
      <w:r w:rsidRPr="009F3F22">
        <w:t>Руководящий состав любой компании, которая хочет добиться успеха во внедрении бережливого подхода, должен обратить внимание на этот основной урок: нельзя просто поддерживать своих сотрудников методом “позвоните-ответим”, чтобы “применять бережливый подход.”</w:t>
      </w:r>
    </w:p>
    <w:p w14:paraId="4932AFD5" w14:textId="01AFA938" w:rsidR="00C64647" w:rsidRDefault="009F3F22">
      <w:pPr>
        <w:pStyle w:val="Heading1"/>
        <w:ind w:left="71" w:right="62"/>
      </w:pPr>
      <w:bookmarkStart w:id="58" w:name="_Toc52001259"/>
      <w:r w:rsidRPr="009F3F22">
        <w:rPr>
          <w:sz w:val="23"/>
        </w:rPr>
        <w:t>Столп Первый: Уважение к Людям</w:t>
      </w:r>
      <w:bookmarkEnd w:id="58"/>
    </w:p>
    <w:p w14:paraId="38904FAD" w14:textId="39DF127D" w:rsidR="00F75444" w:rsidRPr="00B8529E" w:rsidRDefault="00F1581E" w:rsidP="00B8529E">
      <w:pPr>
        <w:ind w:left="187" w:right="0"/>
        <w:rPr>
          <w:lang w:val="ru-RU"/>
        </w:rPr>
      </w:pPr>
      <w:r w:rsidRPr="00F1581E">
        <w:rPr>
          <w:i/>
          <w:noProof/>
        </w:rPr>
        <w:drawing>
          <wp:anchor distT="0" distB="0" distL="114300" distR="114300" simplePos="0" relativeHeight="251681792" behindDoc="0" locked="0" layoutInCell="1" allowOverlap="1" wp14:anchorId="3DD520A2" wp14:editId="7CD44651">
            <wp:simplePos x="0" y="0"/>
            <wp:positionH relativeFrom="column">
              <wp:posOffset>110490</wp:posOffset>
            </wp:positionH>
            <wp:positionV relativeFrom="paragraph">
              <wp:posOffset>2540</wp:posOffset>
            </wp:positionV>
            <wp:extent cx="1432800" cy="12744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2800" cy="1274400"/>
                    </a:xfrm>
                    <a:prstGeom prst="rect">
                      <a:avLst/>
                    </a:prstGeom>
                  </pic:spPr>
                </pic:pic>
              </a:graphicData>
            </a:graphic>
            <wp14:sizeRelH relativeFrom="page">
              <wp14:pctWidth>0</wp14:pctWidth>
            </wp14:sizeRelH>
            <wp14:sizeRelV relativeFrom="page">
              <wp14:pctHeight>0</wp14:pctHeight>
            </wp14:sizeRelV>
          </wp:anchor>
        </w:drawing>
      </w:r>
      <w:r w:rsidR="00B8529E" w:rsidRPr="00B8529E">
        <w:rPr>
          <w:i/>
        </w:rPr>
        <w:t>Уважение к людям</w:t>
      </w:r>
      <w:r w:rsidR="00B8529E" w:rsidRPr="00B8529E">
        <w:rPr>
          <w:iCs/>
        </w:rPr>
        <w:t xml:space="preserve"> звучит расплывчато, но подразумевает конкретные действия и конкретную культуру внутри Toyota. Они в широком смысле отражают уважение и внимательность к моральному духу, отсутствию принуждения выполнять связанную с потерями работу, настоящей </w:t>
      </w:r>
      <w:r w:rsidR="00B8529E" w:rsidRPr="00B8529E">
        <w:rPr>
          <w:i/>
        </w:rPr>
        <w:t>командной работе</w:t>
      </w:r>
      <w:r w:rsidR="00B8529E" w:rsidRPr="00B8529E">
        <w:rPr>
          <w:iCs/>
        </w:rPr>
        <w:t xml:space="preserve">, наставничеству для создания у людей развитых навыков, гуманизации работы и окружающей среды, безопасной и чистой окружающей среде (как внутри так и </w:t>
      </w:r>
      <w:r w:rsidR="00B8529E" w:rsidRPr="00B8529E">
        <w:rPr>
          <w:i/>
        </w:rPr>
        <w:t>за пределами</w:t>
      </w:r>
      <w:r w:rsidR="00B8529E" w:rsidRPr="00B8529E">
        <w:rPr>
          <w:iCs/>
        </w:rPr>
        <w:t xml:space="preserve"> Toyota) и философской целостности среди управленческой команды.</w:t>
      </w:r>
      <w:r w:rsidR="00B8529E">
        <w:rPr>
          <w:lang w:val="ru-RU"/>
        </w:rPr>
        <w:t xml:space="preserve"> На Рис</w:t>
      </w:r>
      <w:r w:rsidR="00AC35B1">
        <w:t xml:space="preserve"> 1.2 </w:t>
      </w:r>
      <w:r w:rsidR="00B8529E">
        <w:rPr>
          <w:lang w:val="ru-RU"/>
        </w:rPr>
        <w:t>показаны, некоторые проявления уважения к людям</w:t>
      </w:r>
      <w:r w:rsidR="00AC35B1">
        <w:t>.</w:t>
      </w:r>
    </w:p>
    <w:p w14:paraId="35A24B7C" w14:textId="77777777" w:rsidR="00F75444" w:rsidRPr="00B8529E" w:rsidRDefault="00F75444">
      <w:pPr>
        <w:spacing w:after="0" w:line="240" w:lineRule="auto"/>
        <w:ind w:left="0" w:right="0" w:firstLine="0"/>
        <w:jc w:val="left"/>
        <w:rPr>
          <w:lang w:val="ru-RU"/>
        </w:rPr>
      </w:pPr>
      <w:r>
        <w:br w:type="page"/>
      </w:r>
    </w:p>
    <w:p w14:paraId="1EB8014F" w14:textId="4D2CFAA3" w:rsidR="00C64647" w:rsidRPr="00FD2D73" w:rsidRDefault="004B22B6">
      <w:pPr>
        <w:spacing w:after="153" w:line="265" w:lineRule="auto"/>
        <w:ind w:left="-5" w:right="0"/>
        <w:jc w:val="left"/>
        <w:rPr>
          <w:lang w:val="ru-RU"/>
        </w:rPr>
      </w:pPr>
      <w:r>
        <w:rPr>
          <w:rFonts w:ascii="Arial" w:eastAsia="Arial" w:hAnsi="Arial" w:cs="Arial"/>
          <w:sz w:val="16"/>
          <w:lang w:val="ru-RU"/>
        </w:rPr>
        <w:lastRenderedPageBreak/>
        <w:t>Рис</w:t>
      </w:r>
      <w:r w:rsidR="00AC35B1">
        <w:rPr>
          <w:rFonts w:ascii="Arial" w:eastAsia="Arial" w:hAnsi="Arial" w:cs="Arial"/>
          <w:sz w:val="16"/>
        </w:rPr>
        <w:t xml:space="preserve"> 1.2 </w:t>
      </w:r>
      <w:r>
        <w:rPr>
          <w:rFonts w:ascii="Arial" w:eastAsia="Arial" w:hAnsi="Arial" w:cs="Arial"/>
          <w:sz w:val="16"/>
          <w:lang w:val="ru-RU"/>
        </w:rPr>
        <w:t>уважение</w:t>
      </w:r>
      <w:r w:rsidRPr="00FD2D73">
        <w:rPr>
          <w:rFonts w:ascii="Arial" w:eastAsia="Arial" w:hAnsi="Arial" w:cs="Arial"/>
          <w:sz w:val="16"/>
          <w:lang w:val="ru-RU"/>
        </w:rPr>
        <w:t xml:space="preserve"> </w:t>
      </w:r>
      <w:r>
        <w:rPr>
          <w:rFonts w:ascii="Arial" w:eastAsia="Arial" w:hAnsi="Arial" w:cs="Arial"/>
          <w:sz w:val="16"/>
          <w:lang w:val="ru-RU"/>
        </w:rPr>
        <w:t>к</w:t>
      </w:r>
      <w:r w:rsidRPr="00FD2D73">
        <w:rPr>
          <w:rFonts w:ascii="Arial" w:eastAsia="Arial" w:hAnsi="Arial" w:cs="Arial"/>
          <w:sz w:val="16"/>
          <w:lang w:val="ru-RU"/>
        </w:rPr>
        <w:t xml:space="preserve"> </w:t>
      </w:r>
      <w:r>
        <w:rPr>
          <w:rFonts w:ascii="Arial" w:eastAsia="Arial" w:hAnsi="Arial" w:cs="Arial"/>
          <w:sz w:val="16"/>
          <w:lang w:val="ru-RU"/>
        </w:rPr>
        <w:t>людям</w:t>
      </w:r>
    </w:p>
    <w:p w14:paraId="1416FD95" w14:textId="7FFF0998" w:rsidR="00F75444" w:rsidRDefault="00BB395D">
      <w:pPr>
        <w:spacing w:after="0" w:line="259" w:lineRule="auto"/>
        <w:ind w:left="55" w:right="-2721" w:firstLine="0"/>
        <w:jc w:val="left"/>
      </w:pPr>
      <w:r w:rsidRPr="00BB395D">
        <w:rPr>
          <w:noProof/>
        </w:rPr>
        <w:drawing>
          <wp:inline distT="0" distB="0" distL="0" distR="0" wp14:anchorId="761FFE1B" wp14:editId="5543A148">
            <wp:extent cx="5612130" cy="57181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718175"/>
                    </a:xfrm>
                    <a:prstGeom prst="rect">
                      <a:avLst/>
                    </a:prstGeom>
                  </pic:spPr>
                </pic:pic>
              </a:graphicData>
            </a:graphic>
          </wp:inline>
        </w:drawing>
      </w:r>
    </w:p>
    <w:p w14:paraId="3B02F9A3" w14:textId="77777777" w:rsidR="00F75444" w:rsidRDefault="00F75444">
      <w:pPr>
        <w:spacing w:after="0" w:line="240" w:lineRule="auto"/>
        <w:ind w:left="0" w:right="0" w:firstLine="0"/>
        <w:jc w:val="left"/>
      </w:pPr>
      <w:r>
        <w:br w:type="page"/>
      </w:r>
    </w:p>
    <w:p w14:paraId="510AF45A" w14:textId="4261EF9E" w:rsidR="00C64647" w:rsidRDefault="004A36EF">
      <w:pPr>
        <w:pStyle w:val="Heading1"/>
        <w:ind w:left="71" w:right="65"/>
      </w:pPr>
      <w:bookmarkStart w:id="59" w:name="_Toc52001260"/>
      <w:r w:rsidRPr="00434103">
        <w:rPr>
          <w:i/>
          <w:noProof/>
        </w:rPr>
        <w:lastRenderedPageBreak/>
        <w:drawing>
          <wp:anchor distT="0" distB="0" distL="114300" distR="114300" simplePos="0" relativeHeight="251680768" behindDoc="0" locked="0" layoutInCell="1" allowOverlap="1" wp14:anchorId="58DBF34B" wp14:editId="016C39D0">
            <wp:simplePos x="0" y="0"/>
            <wp:positionH relativeFrom="column">
              <wp:posOffset>4095750</wp:posOffset>
            </wp:positionH>
            <wp:positionV relativeFrom="paragraph">
              <wp:posOffset>348615</wp:posOffset>
            </wp:positionV>
            <wp:extent cx="1432800" cy="127440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2800" cy="1274400"/>
                    </a:xfrm>
                    <a:prstGeom prst="rect">
                      <a:avLst/>
                    </a:prstGeom>
                  </pic:spPr>
                </pic:pic>
              </a:graphicData>
            </a:graphic>
            <wp14:sizeRelH relativeFrom="page">
              <wp14:pctWidth>0</wp14:pctWidth>
            </wp14:sizeRelH>
            <wp14:sizeRelV relativeFrom="page">
              <wp14:pctHeight>0</wp14:pctHeight>
            </wp14:sizeRelV>
          </wp:anchor>
        </w:drawing>
      </w:r>
      <w:r w:rsidR="00F1581E" w:rsidRPr="00F1581E">
        <w:rPr>
          <w:sz w:val="23"/>
        </w:rPr>
        <w:t>Столп Второй: Непрерывное Совершенствование</w:t>
      </w:r>
      <w:bookmarkEnd w:id="59"/>
    </w:p>
    <w:p w14:paraId="2C4CF584" w14:textId="00972B3A" w:rsidR="00C64647" w:rsidRDefault="00F1581E">
      <w:pPr>
        <w:ind w:right="0"/>
      </w:pPr>
      <w:r>
        <w:rPr>
          <w:i/>
          <w:lang w:val="ru-RU"/>
        </w:rPr>
        <w:t>Непрерывное</w:t>
      </w:r>
      <w:r w:rsidRPr="00F1581E">
        <w:rPr>
          <w:i/>
          <w:lang w:val="ru-RU"/>
        </w:rPr>
        <w:t xml:space="preserve"> </w:t>
      </w:r>
      <w:r>
        <w:rPr>
          <w:i/>
          <w:lang w:val="ru-RU"/>
        </w:rPr>
        <w:t>совершенствование</w:t>
      </w:r>
      <w:r w:rsidR="00AC35B1">
        <w:t xml:space="preserve"> </w:t>
      </w:r>
      <w:r>
        <w:rPr>
          <w:lang w:val="ru-RU"/>
        </w:rPr>
        <w:t>основывается на нескольких идеях</w:t>
      </w:r>
      <w:r w:rsidR="00AC35B1">
        <w:t>:</w:t>
      </w:r>
    </w:p>
    <w:p w14:paraId="1F73941C" w14:textId="4E6CDABA" w:rsidR="00C64647" w:rsidRPr="001F37B3" w:rsidRDefault="00AC35B1">
      <w:pPr>
        <w:spacing w:after="115"/>
        <w:ind w:left="250" w:right="147"/>
        <w:rPr>
          <w:lang w:val="ru-RU"/>
        </w:rPr>
      </w:pPr>
      <w:r>
        <w:rPr>
          <w:rFonts w:ascii="Segoe UI Symbol" w:eastAsia="Segoe UI Symbol" w:hAnsi="Segoe UI Symbol" w:cs="Segoe UI Symbol"/>
          <w:sz w:val="16"/>
        </w:rPr>
        <w:t xml:space="preserve">❑ </w:t>
      </w:r>
      <w:r w:rsidR="00F1581E">
        <w:rPr>
          <w:lang w:val="ru-RU"/>
        </w:rPr>
        <w:t>Пойди</w:t>
      </w:r>
      <w:r w:rsidR="00F1581E" w:rsidRPr="001F37B3">
        <w:rPr>
          <w:lang w:val="ru-RU"/>
        </w:rPr>
        <w:t xml:space="preserve"> </w:t>
      </w:r>
      <w:r w:rsidR="00F1581E">
        <w:rPr>
          <w:lang w:val="ru-RU"/>
        </w:rPr>
        <w:t>и</w:t>
      </w:r>
      <w:r w:rsidR="00F1581E" w:rsidRPr="001F37B3">
        <w:rPr>
          <w:lang w:val="ru-RU"/>
        </w:rPr>
        <w:t xml:space="preserve"> </w:t>
      </w:r>
      <w:r w:rsidR="00F1581E">
        <w:rPr>
          <w:lang w:val="ru-RU"/>
        </w:rPr>
        <w:t>Посмотри</w:t>
      </w:r>
    </w:p>
    <w:p w14:paraId="3005B0C4" w14:textId="1E2DD9F6" w:rsidR="00C64647" w:rsidRPr="00F1581E" w:rsidRDefault="00AC35B1">
      <w:pPr>
        <w:spacing w:after="114"/>
        <w:ind w:left="250" w:right="147"/>
        <w:rPr>
          <w:lang w:val="ru-RU"/>
        </w:rPr>
      </w:pPr>
      <w:r>
        <w:rPr>
          <w:rFonts w:ascii="Segoe UI Symbol" w:eastAsia="Segoe UI Symbol" w:hAnsi="Segoe UI Symbol" w:cs="Segoe UI Symbol"/>
          <w:sz w:val="16"/>
        </w:rPr>
        <w:t xml:space="preserve">❑ </w:t>
      </w:r>
      <w:r w:rsidR="00F1581E">
        <w:rPr>
          <w:lang w:val="ru-RU"/>
        </w:rPr>
        <w:t>кайдзен</w:t>
      </w:r>
    </w:p>
    <w:p w14:paraId="655B2AB0" w14:textId="2125BEDA" w:rsidR="00C64647" w:rsidRPr="009C6929" w:rsidRDefault="00AC35B1">
      <w:pPr>
        <w:spacing w:after="111"/>
        <w:ind w:left="250" w:right="147"/>
        <w:rPr>
          <w:lang w:val="ru-RU"/>
        </w:rPr>
      </w:pPr>
      <w:r>
        <w:rPr>
          <w:rFonts w:ascii="Segoe UI Symbol" w:eastAsia="Segoe UI Symbol" w:hAnsi="Segoe UI Symbol" w:cs="Segoe UI Symbol"/>
          <w:sz w:val="16"/>
        </w:rPr>
        <w:t xml:space="preserve">❑ </w:t>
      </w:r>
      <w:r w:rsidR="00F1581E">
        <w:rPr>
          <w:lang w:val="ru-RU"/>
        </w:rPr>
        <w:t>стремление к совершенству</w:t>
      </w:r>
    </w:p>
    <w:p w14:paraId="758199D2" w14:textId="4243F0B8" w:rsidR="00C64647" w:rsidRDefault="00AC35B1">
      <w:pPr>
        <w:spacing w:after="384"/>
        <w:ind w:left="250" w:right="147"/>
      </w:pPr>
      <w:r>
        <w:rPr>
          <w:rFonts w:ascii="Segoe UI Symbol" w:eastAsia="Segoe UI Symbol" w:hAnsi="Segoe UI Symbol" w:cs="Segoe UI Symbol"/>
          <w:sz w:val="16"/>
        </w:rPr>
        <w:t xml:space="preserve">❑ </w:t>
      </w:r>
      <w:r w:rsidR="00F1581E">
        <w:rPr>
          <w:lang w:val="ru-RU"/>
        </w:rPr>
        <w:t>работа</w:t>
      </w:r>
      <w:r w:rsidR="00F1581E" w:rsidRPr="00F1581E">
        <w:rPr>
          <w:lang w:val="ru-RU"/>
        </w:rPr>
        <w:t xml:space="preserve"> </w:t>
      </w:r>
      <w:r w:rsidR="00F1581E">
        <w:rPr>
          <w:lang w:val="ru-RU"/>
        </w:rPr>
        <w:t>в</w:t>
      </w:r>
      <w:r w:rsidR="00F1581E" w:rsidRPr="00F1581E">
        <w:rPr>
          <w:lang w:val="ru-RU"/>
        </w:rPr>
        <w:t xml:space="preserve"> </w:t>
      </w:r>
      <w:r w:rsidR="00F1581E">
        <w:rPr>
          <w:lang w:val="ru-RU"/>
        </w:rPr>
        <w:t>направлении</w:t>
      </w:r>
      <w:r w:rsidR="00F1581E" w:rsidRPr="00F1581E">
        <w:rPr>
          <w:lang w:val="ru-RU"/>
        </w:rPr>
        <w:t xml:space="preserve"> </w:t>
      </w:r>
      <w:r w:rsidR="00F1581E">
        <w:rPr>
          <w:lang w:val="ru-RU"/>
        </w:rPr>
        <w:t>потока</w:t>
      </w:r>
      <w:r>
        <w:t xml:space="preserve"> (</w:t>
      </w:r>
      <w:r w:rsidR="00F1581E">
        <w:rPr>
          <w:lang w:val="ru-RU"/>
        </w:rPr>
        <w:t>описана в</w:t>
      </w:r>
      <w:r>
        <w:t xml:space="preserve"> </w:t>
      </w:r>
      <w:r>
        <w:rPr>
          <w:i/>
        </w:rPr>
        <w:t xml:space="preserve">14 </w:t>
      </w:r>
      <w:r w:rsidR="00F1581E">
        <w:rPr>
          <w:i/>
          <w:lang w:val="ru-RU"/>
        </w:rPr>
        <w:t>принципах</w:t>
      </w:r>
      <w:r>
        <w:t>)</w:t>
      </w:r>
    </w:p>
    <w:p w14:paraId="07F6FF1C" w14:textId="339AAC78" w:rsidR="00C64647" w:rsidRDefault="00F1581E" w:rsidP="004A36EF">
      <w:pPr>
        <w:pStyle w:val="Heading2"/>
      </w:pPr>
      <w:r>
        <w:rPr>
          <w:lang w:val="ru-RU"/>
        </w:rPr>
        <w:t>Пойди и Посмотри Сам</w:t>
      </w:r>
      <w:r w:rsidR="00AC35B1">
        <w:t xml:space="preserve"> (</w:t>
      </w:r>
      <w:r>
        <w:rPr>
          <w:lang w:val="ru-RU"/>
        </w:rPr>
        <w:t>Пойди и Посмотри</w:t>
      </w:r>
      <w:r w:rsidR="00AC35B1">
        <w:t>)</w:t>
      </w:r>
    </w:p>
    <w:p w14:paraId="29A5855A" w14:textId="6E98C4FA" w:rsidR="00C64647" w:rsidRDefault="00F1581E">
      <w:pPr>
        <w:spacing w:after="242" w:line="247" w:lineRule="auto"/>
        <w:ind w:left="235" w:right="228"/>
      </w:pPr>
      <w:r w:rsidRPr="00F1581E">
        <w:rPr>
          <w:i/>
        </w:rPr>
        <w:t>Иди к источнику [место, где непосредственно создаётся настоящая ценность, гемба (gemba)] чтобы найти факты, которые помогут принять верные решения, достичь консенсуса и целей с максимальной скоростью</w:t>
      </w:r>
      <w:commentRangeStart w:id="60"/>
      <w:del w:id="61" w:author="Пользователь" w:date="2020-09-27T07:35:00Z">
        <w:r w:rsidRPr="00F1581E" w:rsidDel="00494CCD">
          <w:rPr>
            <w:i/>
          </w:rPr>
          <w:delText>.</w:delText>
        </w:r>
      </w:del>
      <w:commentRangeEnd w:id="60"/>
      <w:r w:rsidR="000B04BE">
        <w:rPr>
          <w:rStyle w:val="CommentReference"/>
        </w:rPr>
        <w:commentReference w:id="60"/>
      </w:r>
      <w:r w:rsidR="00AC35B1">
        <w:rPr>
          <w:i/>
        </w:rPr>
        <w:t>. [Toyota01]</w:t>
      </w:r>
    </w:p>
    <w:p w14:paraId="4DF99FAB" w14:textId="18579EA5" w:rsidR="00C64647" w:rsidRPr="002B0633" w:rsidRDefault="004A36EF">
      <w:pPr>
        <w:ind w:right="0"/>
        <w:rPr>
          <w:lang w:val="ru-RU"/>
        </w:rPr>
      </w:pPr>
      <w:r w:rsidRPr="004A36EF">
        <w:rPr>
          <w:b/>
        </w:rPr>
        <w:t>Пойди и Посмотри</w:t>
      </w:r>
      <w:r w:rsidRPr="004A36EF">
        <w:rPr>
          <w:bCs/>
        </w:rPr>
        <w:t xml:space="preserve"> - это принцип и практика, которую вы не найдёте во многих других управленческих культурах.</w:t>
      </w:r>
      <w:r>
        <w:rPr>
          <w:bCs/>
          <w:lang w:val="ru-RU"/>
        </w:rPr>
        <w:t xml:space="preserve"> Этот принцип описывается как фундаментальный и критически важный.</w:t>
      </w:r>
      <w:r w:rsidRPr="004A36EF">
        <w:rPr>
          <w:bCs/>
        </w:rPr>
        <w:t xml:space="preserve"> </w:t>
      </w:r>
      <w:r>
        <w:rPr>
          <w:bCs/>
          <w:lang w:val="ru-RU"/>
        </w:rPr>
        <w:t>В</w:t>
      </w:r>
      <w:r w:rsidRPr="004A36EF">
        <w:rPr>
          <w:bCs/>
        </w:rPr>
        <w:t xml:space="preserve">о внутреннем </w:t>
      </w:r>
      <w:r w:rsidRPr="004A36EF">
        <w:rPr>
          <w:bCs/>
          <w:i/>
          <w:iCs/>
        </w:rPr>
        <w:t>Пути Toyota 2001</w:t>
      </w:r>
      <w:r w:rsidRPr="004A36EF">
        <w:rPr>
          <w:bCs/>
        </w:rPr>
        <w:t xml:space="preserve"> он обозначен</w:t>
      </w:r>
      <w:commentRangeStart w:id="62"/>
      <w:commentRangeStart w:id="63"/>
      <w:r w:rsidRPr="004A36EF">
        <w:rPr>
          <w:bCs/>
        </w:rPr>
        <w:t xml:space="preserve"> </w:t>
      </w:r>
      <w:commentRangeEnd w:id="62"/>
      <w:r w:rsidR="000B04BE">
        <w:rPr>
          <w:rStyle w:val="CommentReference"/>
        </w:rPr>
        <w:commentReference w:id="62"/>
      </w:r>
      <w:commentRangeEnd w:id="63"/>
      <w:r w:rsidR="00494CCD">
        <w:rPr>
          <w:rStyle w:val="CommentReference"/>
        </w:rPr>
        <w:commentReference w:id="63"/>
      </w:r>
      <w:r w:rsidRPr="004A36EF">
        <w:rPr>
          <w:bCs/>
        </w:rPr>
        <w:t xml:space="preserve">как </w:t>
      </w:r>
      <w:r w:rsidRPr="004A36EF">
        <w:rPr>
          <w:bCs/>
          <w:i/>
          <w:iCs/>
        </w:rPr>
        <w:t>основной фактор успеха</w:t>
      </w:r>
      <w:r w:rsidRPr="004A36EF">
        <w:rPr>
          <w:bCs/>
        </w:rPr>
        <w:t xml:space="preserve"> в непрерывном улучшении. </w:t>
      </w:r>
      <w:r w:rsidRPr="004A36EF">
        <w:rPr>
          <w:bCs/>
          <w:i/>
          <w:iCs/>
        </w:rPr>
        <w:t>Пойди и посмотри</w:t>
      </w:r>
      <w:r w:rsidRPr="004A36EF">
        <w:rPr>
          <w:bCs/>
        </w:rPr>
        <w:t xml:space="preserve"> неоднократно встречается в цитатах менеджеров Toyota, в культуре Toyota и её привычках [LH08], а также во внутренней программе образования Toyota “Путь Toyota”</w:t>
      </w:r>
      <w:r>
        <w:rPr>
          <w:bCs/>
          <w:lang w:val="ru-RU"/>
        </w:rPr>
        <w:t>, и в исследовании бережливого мышления проведённом японскими аналитиками (например,</w:t>
      </w:r>
      <w:r w:rsidRPr="004A36EF">
        <w:rPr>
          <w:bCs/>
          <w:lang w:val="ru-RU"/>
        </w:rPr>
        <w:t xml:space="preserve"> [OST08]).</w:t>
      </w:r>
      <w:r>
        <w:rPr>
          <w:bCs/>
          <w:lang w:val="ru-RU"/>
        </w:rPr>
        <w:t xml:space="preserve"> </w:t>
      </w:r>
      <w:r w:rsidR="00D4517A">
        <w:rPr>
          <w:bCs/>
          <w:lang w:val="ru-RU"/>
        </w:rPr>
        <w:t>Н</w:t>
      </w:r>
      <w:r>
        <w:rPr>
          <w:bCs/>
          <w:lang w:val="ru-RU"/>
        </w:rPr>
        <w:t>е</w:t>
      </w:r>
      <w:r w:rsidRPr="004A36EF">
        <w:rPr>
          <w:bCs/>
          <w:lang w:val="ru-RU"/>
        </w:rPr>
        <w:t xml:space="preserve"> </w:t>
      </w:r>
      <w:r>
        <w:rPr>
          <w:bCs/>
          <w:lang w:val="ru-RU"/>
        </w:rPr>
        <w:t>каждо</w:t>
      </w:r>
      <w:r w:rsidR="009C6929">
        <w:rPr>
          <w:bCs/>
          <w:lang w:val="ru-RU"/>
        </w:rPr>
        <w:t>е</w:t>
      </w:r>
      <w:r w:rsidR="00C86092">
        <w:rPr>
          <w:bCs/>
          <w:lang w:val="ru-RU"/>
        </w:rPr>
        <w:t xml:space="preserve"> </w:t>
      </w:r>
      <w:r>
        <w:rPr>
          <w:bCs/>
          <w:lang w:val="ru-RU"/>
        </w:rPr>
        <w:t>описани</w:t>
      </w:r>
      <w:r w:rsidR="009C6929">
        <w:rPr>
          <w:bCs/>
          <w:lang w:val="ru-RU"/>
        </w:rPr>
        <w:t>е</w:t>
      </w:r>
      <w:r w:rsidRPr="004A36EF">
        <w:rPr>
          <w:bCs/>
          <w:lang w:val="ru-RU"/>
        </w:rPr>
        <w:t xml:space="preserve"> ‘</w:t>
      </w:r>
      <w:r>
        <w:rPr>
          <w:bCs/>
          <w:lang w:val="ru-RU"/>
        </w:rPr>
        <w:t>бережливого подхода</w:t>
      </w:r>
      <w:r w:rsidRPr="004A36EF">
        <w:rPr>
          <w:bCs/>
          <w:lang w:val="ru-RU"/>
        </w:rPr>
        <w:t>’</w:t>
      </w:r>
      <w:r>
        <w:rPr>
          <w:bCs/>
          <w:lang w:val="ru-RU"/>
        </w:rPr>
        <w:t xml:space="preserve"> </w:t>
      </w:r>
      <w:r w:rsidR="009C6929">
        <w:rPr>
          <w:bCs/>
          <w:lang w:val="ru-RU"/>
        </w:rPr>
        <w:t>уделяет достаточно внимания</w:t>
      </w:r>
      <w:r w:rsidR="00D4517A">
        <w:rPr>
          <w:bCs/>
          <w:lang w:val="ru-RU"/>
        </w:rPr>
        <w:t xml:space="preserve"> это</w:t>
      </w:r>
      <w:r w:rsidR="009C6929">
        <w:rPr>
          <w:bCs/>
          <w:lang w:val="ru-RU"/>
        </w:rPr>
        <w:t>му</w:t>
      </w:r>
      <w:r w:rsidR="00D4517A">
        <w:rPr>
          <w:bCs/>
          <w:lang w:val="ru-RU"/>
        </w:rPr>
        <w:t xml:space="preserve"> принцип</w:t>
      </w:r>
      <w:r w:rsidR="009C6929">
        <w:rPr>
          <w:bCs/>
          <w:lang w:val="ru-RU"/>
        </w:rPr>
        <w:t>у</w:t>
      </w:r>
      <w:r w:rsidR="00D4517A">
        <w:rPr>
          <w:bCs/>
          <w:lang w:val="ru-RU"/>
        </w:rPr>
        <w:t>,</w:t>
      </w:r>
      <w:r>
        <w:rPr>
          <w:bCs/>
          <w:lang w:val="ru-RU"/>
        </w:rPr>
        <w:t xml:space="preserve"> поэтому, к сожалению, некоторые не осознают </w:t>
      </w:r>
      <w:r w:rsidR="00D4517A">
        <w:rPr>
          <w:bCs/>
          <w:lang w:val="ru-RU"/>
        </w:rPr>
        <w:t xml:space="preserve">его </w:t>
      </w:r>
      <w:r>
        <w:rPr>
          <w:bCs/>
          <w:lang w:val="ru-RU"/>
        </w:rPr>
        <w:t>жизненно важную роль.</w:t>
      </w:r>
    </w:p>
    <w:p w14:paraId="7C6F3204" w14:textId="1B247AA6" w:rsidR="00C64647" w:rsidRDefault="002B0633">
      <w:pPr>
        <w:ind w:right="0"/>
      </w:pPr>
      <w:r>
        <w:rPr>
          <w:lang w:val="ru-RU"/>
        </w:rPr>
        <w:t xml:space="preserve">В бережливо мыслящей культуре все </w:t>
      </w:r>
      <w:r w:rsidRPr="002B0633">
        <w:t xml:space="preserve">люди, особенно менеджеры, включая старших менеджеров, не </w:t>
      </w:r>
      <w:r>
        <w:rPr>
          <w:lang w:val="ru-RU"/>
        </w:rPr>
        <w:t>должны проводить</w:t>
      </w:r>
      <w:r w:rsidRPr="002B0633">
        <w:t xml:space="preserve"> всё своё время в офисах или переговорных комнатах, получа</w:t>
      </w:r>
      <w:r>
        <w:rPr>
          <w:lang w:val="ru-RU"/>
        </w:rPr>
        <w:t>я</w:t>
      </w:r>
      <w:r w:rsidRPr="002B0633">
        <w:t xml:space="preserve"> необходимую им информацию из отчётов, электронных писем</w:t>
      </w:r>
      <w:r>
        <w:rPr>
          <w:lang w:val="ru-RU"/>
        </w:rPr>
        <w:t xml:space="preserve">, </w:t>
      </w:r>
      <w:r w:rsidRPr="002B0633">
        <w:t>инструментов отчётности</w:t>
      </w:r>
      <w:r>
        <w:rPr>
          <w:lang w:val="ru-RU"/>
        </w:rPr>
        <w:t xml:space="preserve"> и статусных совещаний</w:t>
      </w:r>
      <w:r w:rsidRPr="002B0633">
        <w:t>.</w:t>
      </w:r>
    </w:p>
    <w:p w14:paraId="50DECDEB" w14:textId="21FF52B4" w:rsidR="00C64647" w:rsidRDefault="002B0633">
      <w:pPr>
        <w:ind w:right="0"/>
      </w:pPr>
      <w:r w:rsidRPr="002B0633">
        <w:t xml:space="preserve">Скорее наоборот, чтобы узнать, что на самом деле происходит, и помочь это улучшить, </w:t>
      </w:r>
      <w:r w:rsidRPr="002B0633">
        <w:rPr>
          <w:i/>
          <w:iCs/>
          <w:lang w:val="ru-RU"/>
        </w:rPr>
        <w:t>менеджерам следует</w:t>
      </w:r>
      <w:r w:rsidRPr="002B0633">
        <w:rPr>
          <w:i/>
          <w:iCs/>
        </w:rPr>
        <w:t xml:space="preserve"> </w:t>
      </w:r>
      <w:r w:rsidRPr="002B0633">
        <w:rPr>
          <w:i/>
          <w:iCs/>
          <w:lang w:val="ru-RU"/>
        </w:rPr>
        <w:t>чаще</w:t>
      </w:r>
      <w:r w:rsidRPr="002B0633">
        <w:rPr>
          <w:i/>
          <w:iCs/>
        </w:rPr>
        <w:t xml:space="preserve"> </w:t>
      </w:r>
      <w:r w:rsidRPr="002B0633">
        <w:rPr>
          <w:i/>
          <w:iCs/>
          <w:lang w:val="ru-RU"/>
        </w:rPr>
        <w:t xml:space="preserve">посещать </w:t>
      </w:r>
      <w:r w:rsidRPr="002B0633">
        <w:rPr>
          <w:i/>
          <w:iCs/>
        </w:rPr>
        <w:t xml:space="preserve">места, где выполняется </w:t>
      </w:r>
      <w:r w:rsidR="000F4357">
        <w:rPr>
          <w:i/>
          <w:iCs/>
          <w:lang w:val="ru-RU"/>
        </w:rPr>
        <w:t>настоящая</w:t>
      </w:r>
      <w:r w:rsidRPr="002B0633">
        <w:rPr>
          <w:i/>
          <w:iCs/>
        </w:rPr>
        <w:t xml:space="preserve"> работа </w:t>
      </w:r>
      <w:r w:rsidRPr="002B0633">
        <w:t xml:space="preserve">(чтобы устранить искажения, получаемые в отсутствие прямой информации), </w:t>
      </w:r>
      <w:r w:rsidRPr="002B0633">
        <w:rPr>
          <w:i/>
          <w:iCs/>
          <w:lang w:val="ru-RU"/>
        </w:rPr>
        <w:t>оставаться</w:t>
      </w:r>
      <w:r w:rsidRPr="002B0633">
        <w:rPr>
          <w:i/>
          <w:iCs/>
        </w:rPr>
        <w:t xml:space="preserve"> там, </w:t>
      </w:r>
      <w:r w:rsidRPr="002B0633">
        <w:rPr>
          <w:i/>
          <w:iCs/>
          <w:lang w:val="ru-RU"/>
        </w:rPr>
        <w:t xml:space="preserve">наблюдать </w:t>
      </w:r>
      <w:r w:rsidRPr="002B0633">
        <w:rPr>
          <w:i/>
          <w:iCs/>
        </w:rPr>
        <w:t xml:space="preserve">и </w:t>
      </w:r>
      <w:r w:rsidRPr="002B0633">
        <w:rPr>
          <w:i/>
          <w:iCs/>
          <w:lang w:val="ru-RU"/>
        </w:rPr>
        <w:t>понимать</w:t>
      </w:r>
      <w:r w:rsidRPr="002B0633">
        <w:rPr>
          <w:i/>
          <w:iCs/>
        </w:rPr>
        <w:t xml:space="preserve"> всё самостоятельно</w:t>
      </w:r>
      <w:r w:rsidRPr="002B0633">
        <w:t>.</w:t>
      </w:r>
      <w:r w:rsidR="00AC35B1">
        <w:t xml:space="preserve"> </w:t>
      </w:r>
      <w:r w:rsidR="000F4357">
        <w:rPr>
          <w:lang w:val="ru-RU"/>
        </w:rPr>
        <w:t>Это</w:t>
      </w:r>
      <w:r w:rsidR="00AC35B1">
        <w:t xml:space="preserve"> “</w:t>
      </w:r>
      <w:r w:rsidR="000F4357">
        <w:rPr>
          <w:lang w:val="ru-RU"/>
        </w:rPr>
        <w:t>реальное место работы, передовая</w:t>
      </w:r>
      <w:r w:rsidR="00AC35B1">
        <w:t>” (</w:t>
      </w:r>
      <w:r w:rsidR="000F4357">
        <w:rPr>
          <w:i/>
          <w:lang w:val="ru-RU"/>
        </w:rPr>
        <w:t>гемба</w:t>
      </w:r>
      <w:r w:rsidR="00AC35B1">
        <w:t xml:space="preserve">) </w:t>
      </w:r>
      <w:r w:rsidRPr="002B0633">
        <w:t xml:space="preserve">не означает близость к </w:t>
      </w:r>
      <w:r w:rsidR="000F4357" w:rsidRPr="002B0633">
        <w:t>зданию,</w:t>
      </w:r>
      <w:r w:rsidRPr="002B0633">
        <w:t xml:space="preserve"> где непосредственно </w:t>
      </w:r>
      <w:r w:rsidR="000F4357">
        <w:rPr>
          <w:lang w:val="ru-RU"/>
        </w:rPr>
        <w:t>происходит</w:t>
      </w:r>
      <w:r w:rsidRPr="002B0633">
        <w:t xml:space="preserve"> работа</w:t>
      </w:r>
      <w:r w:rsidR="00AC35B1">
        <w:t xml:space="preserve">, </w:t>
      </w:r>
      <w:r w:rsidRPr="002B0633">
        <w:t xml:space="preserve">так же как не означает </w:t>
      </w:r>
      <w:r w:rsidR="000F4357">
        <w:rPr>
          <w:lang w:val="ru-RU"/>
        </w:rPr>
        <w:t>пойти</w:t>
      </w:r>
      <w:r w:rsidR="000F4357" w:rsidRPr="000F4357">
        <w:rPr>
          <w:lang w:val="ru-RU"/>
        </w:rPr>
        <w:t xml:space="preserve"> </w:t>
      </w:r>
      <w:r w:rsidR="000F4357">
        <w:rPr>
          <w:lang w:val="ru-RU"/>
        </w:rPr>
        <w:t>и</w:t>
      </w:r>
      <w:r w:rsidR="000F4357" w:rsidRPr="000F4357">
        <w:rPr>
          <w:lang w:val="ru-RU"/>
        </w:rPr>
        <w:t xml:space="preserve"> </w:t>
      </w:r>
      <w:r w:rsidR="000F4357">
        <w:rPr>
          <w:lang w:val="ru-RU"/>
        </w:rPr>
        <w:t>повстречаться с другими менеджерами</w:t>
      </w:r>
      <w:r w:rsidR="00AC35B1">
        <w:t xml:space="preserve">. </w:t>
      </w:r>
      <w:r w:rsidR="000F4357">
        <w:rPr>
          <w:lang w:val="ru-RU"/>
        </w:rPr>
        <w:t>Это</w:t>
      </w:r>
      <w:r w:rsidR="000F4357" w:rsidRPr="000F4357">
        <w:rPr>
          <w:lang w:val="ru-RU"/>
        </w:rPr>
        <w:t xml:space="preserve"> </w:t>
      </w:r>
      <w:r w:rsidR="000F4357">
        <w:rPr>
          <w:lang w:val="ru-RU"/>
        </w:rPr>
        <w:t>подразумевает</w:t>
      </w:r>
      <w:r w:rsidR="000F4357" w:rsidRPr="000F4357">
        <w:rPr>
          <w:lang w:val="ru-RU"/>
        </w:rPr>
        <w:t xml:space="preserve"> </w:t>
      </w:r>
      <w:r w:rsidR="000F4357">
        <w:rPr>
          <w:lang w:val="ru-RU"/>
        </w:rPr>
        <w:t>физически</w:t>
      </w:r>
      <w:r w:rsidR="000F4357" w:rsidRPr="000F4357">
        <w:rPr>
          <w:lang w:val="ru-RU"/>
        </w:rPr>
        <w:t xml:space="preserve"> </w:t>
      </w:r>
      <w:r w:rsidR="000F4357">
        <w:rPr>
          <w:lang w:val="ru-RU"/>
        </w:rPr>
        <w:t>находиться</w:t>
      </w:r>
      <w:r w:rsidR="000F4357" w:rsidRPr="000F4357">
        <w:rPr>
          <w:lang w:val="ru-RU"/>
        </w:rPr>
        <w:t xml:space="preserve"> </w:t>
      </w:r>
      <w:r w:rsidR="000F4357">
        <w:rPr>
          <w:lang w:val="ru-RU"/>
        </w:rPr>
        <w:t>настолько</w:t>
      </w:r>
      <w:r w:rsidR="000F4357" w:rsidRPr="000F4357">
        <w:rPr>
          <w:lang w:val="ru-RU"/>
        </w:rPr>
        <w:t xml:space="preserve"> </w:t>
      </w:r>
      <w:r w:rsidR="000F4357">
        <w:rPr>
          <w:lang w:val="ru-RU"/>
        </w:rPr>
        <w:t>близко</w:t>
      </w:r>
      <w:r w:rsidR="000F4357" w:rsidRPr="000F4357">
        <w:rPr>
          <w:lang w:val="ru-RU"/>
        </w:rPr>
        <w:t xml:space="preserve"> </w:t>
      </w:r>
      <w:r w:rsidR="000F4357">
        <w:rPr>
          <w:lang w:val="ru-RU"/>
        </w:rPr>
        <w:t>с</w:t>
      </w:r>
      <w:r w:rsidR="000F4357" w:rsidRPr="000F4357">
        <w:rPr>
          <w:lang w:val="ru-RU"/>
        </w:rPr>
        <w:t xml:space="preserve"> </w:t>
      </w:r>
      <w:r w:rsidR="000F4357">
        <w:rPr>
          <w:lang w:val="ru-RU"/>
        </w:rPr>
        <w:t>реальным</w:t>
      </w:r>
      <w:r w:rsidR="000F4357" w:rsidRPr="000F4357">
        <w:rPr>
          <w:lang w:val="ru-RU"/>
        </w:rPr>
        <w:t xml:space="preserve"> </w:t>
      </w:r>
      <w:r w:rsidR="000F4357">
        <w:rPr>
          <w:lang w:val="ru-RU"/>
        </w:rPr>
        <w:t>местом</w:t>
      </w:r>
      <w:r w:rsidR="000F4357" w:rsidRPr="000F4357">
        <w:rPr>
          <w:lang w:val="ru-RU"/>
        </w:rPr>
        <w:t xml:space="preserve"> </w:t>
      </w:r>
      <w:r w:rsidR="000F4357">
        <w:rPr>
          <w:lang w:val="ru-RU"/>
        </w:rPr>
        <w:t xml:space="preserve">работы насколько возможно </w:t>
      </w:r>
      <w:r w:rsidR="00AC35B1">
        <w:t>—</w:t>
      </w:r>
      <w:r w:rsidR="000F4357">
        <w:rPr>
          <w:lang w:val="ru-RU"/>
        </w:rPr>
        <w:t xml:space="preserve"> не сидеть где-то </w:t>
      </w:r>
      <w:r w:rsidR="00884FF5">
        <w:rPr>
          <w:lang w:val="ru-RU"/>
        </w:rPr>
        <w:t>в соседнем</w:t>
      </w:r>
      <w:r w:rsidR="000F4357">
        <w:rPr>
          <w:lang w:val="ru-RU"/>
        </w:rPr>
        <w:t xml:space="preserve"> офисе</w:t>
      </w:r>
      <w:r w:rsidR="00AC35B1">
        <w:t xml:space="preserve">, </w:t>
      </w:r>
      <w:r w:rsidR="000F4357">
        <w:rPr>
          <w:lang w:val="ru-RU"/>
        </w:rPr>
        <w:t xml:space="preserve">но </w:t>
      </w:r>
      <w:r w:rsidR="00AC35B1">
        <w:t>“</w:t>
      </w:r>
      <w:r w:rsidR="000F4357">
        <w:rPr>
          <w:lang w:val="ru-RU"/>
        </w:rPr>
        <w:t>дышать тем же самым воздухом</w:t>
      </w:r>
      <w:r w:rsidR="00AC35B1">
        <w:t>”</w:t>
      </w:r>
      <w:r w:rsidR="00100131">
        <w:rPr>
          <w:lang w:val="ru-RU"/>
        </w:rPr>
        <w:t>.</w:t>
      </w:r>
      <w:r w:rsidR="00AC35B1">
        <w:t xml:space="preserve"> ‘</w:t>
      </w:r>
      <w:r w:rsidR="000F4357" w:rsidRPr="000F4357">
        <w:t>Работа</w:t>
      </w:r>
      <w:r w:rsidR="00AC35B1">
        <w:t xml:space="preserve">’ </w:t>
      </w:r>
      <w:r w:rsidR="000F4357" w:rsidRPr="000F4357">
        <w:t>в бережливом подходе</w:t>
      </w:r>
      <w:r w:rsidR="00AC35B1">
        <w:t xml:space="preserve"> </w:t>
      </w:r>
      <w:r w:rsidR="000F4357" w:rsidRPr="000F4357">
        <w:t xml:space="preserve">не значит прежде всего </w:t>
      </w:r>
      <w:r w:rsidR="00100131">
        <w:rPr>
          <w:lang w:val="ru-RU"/>
        </w:rPr>
        <w:t>тяжёлый</w:t>
      </w:r>
      <w:r w:rsidR="00884FF5" w:rsidRPr="00884FF5">
        <w:t xml:space="preserve"> труд</w:t>
      </w:r>
      <w:r w:rsidR="00884FF5">
        <w:rPr>
          <w:lang w:val="ru-RU"/>
        </w:rPr>
        <w:t xml:space="preserve"> с переработками</w:t>
      </w:r>
      <w:r w:rsidR="00884FF5" w:rsidRPr="00884FF5">
        <w:t xml:space="preserve"> </w:t>
      </w:r>
      <w:r w:rsidR="000F4357" w:rsidRPr="000F4357">
        <w:t xml:space="preserve">или второстепенные активности, связанные с отчётностью или </w:t>
      </w:r>
      <w:r w:rsidR="00884FF5">
        <w:rPr>
          <w:lang w:val="ru-RU"/>
        </w:rPr>
        <w:t>тому</w:t>
      </w:r>
      <w:r w:rsidR="000F4357" w:rsidRPr="000F4357">
        <w:t xml:space="preserve"> подобное</w:t>
      </w:r>
      <w:r w:rsidR="00AC35B1">
        <w:t xml:space="preserve">, </w:t>
      </w:r>
      <w:r w:rsidR="00884FF5" w:rsidRPr="00884FF5">
        <w:t xml:space="preserve">а означает </w:t>
      </w:r>
      <w:r w:rsidR="00884FF5">
        <w:rPr>
          <w:lang w:val="ru-RU"/>
        </w:rPr>
        <w:t xml:space="preserve">работу, </w:t>
      </w:r>
      <w:r w:rsidR="00884FF5" w:rsidRPr="00884FF5">
        <w:t>приносящую ценность</w:t>
      </w:r>
      <w:r w:rsidR="00884FF5">
        <w:rPr>
          <w:lang w:val="ru-RU"/>
        </w:rPr>
        <w:t>,</w:t>
      </w:r>
      <w:r w:rsidR="00884FF5" w:rsidRPr="00884FF5">
        <w:t xml:space="preserve"> </w:t>
      </w:r>
      <w:r w:rsidR="00884FF5">
        <w:rPr>
          <w:lang w:val="ru-RU"/>
        </w:rPr>
        <w:t xml:space="preserve">которая заботит клиента </w:t>
      </w:r>
      <w:r w:rsidR="00AC35B1">
        <w:t>—</w:t>
      </w:r>
      <w:r w:rsidR="00884FF5">
        <w:rPr>
          <w:lang w:val="ru-RU"/>
        </w:rPr>
        <w:t xml:space="preserve"> разработка чего-либо</w:t>
      </w:r>
      <w:r w:rsidR="00AC35B1">
        <w:t xml:space="preserve">, </w:t>
      </w:r>
      <w:r w:rsidR="00884FF5">
        <w:rPr>
          <w:lang w:val="ru-RU"/>
        </w:rPr>
        <w:t>проектирование автомобиля</w:t>
      </w:r>
      <w:r w:rsidR="00AC35B1">
        <w:t xml:space="preserve">, </w:t>
      </w:r>
      <w:r w:rsidR="00884FF5">
        <w:rPr>
          <w:lang w:val="ru-RU"/>
        </w:rPr>
        <w:t>производство каких-то вещей</w:t>
      </w:r>
      <w:r w:rsidR="00AC35B1">
        <w:t xml:space="preserve">, </w:t>
      </w:r>
      <w:r w:rsidR="00884FF5">
        <w:rPr>
          <w:lang w:val="ru-RU"/>
        </w:rPr>
        <w:t>предоставление услуг клиенту</w:t>
      </w:r>
      <w:r w:rsidR="00AC35B1">
        <w:t>.</w:t>
      </w:r>
    </w:p>
    <w:p w14:paraId="0E8EA3FD" w14:textId="05365062" w:rsidR="00C64647" w:rsidRPr="007A2B32" w:rsidRDefault="00100131" w:rsidP="00100131">
      <w:pPr>
        <w:ind w:right="0"/>
        <w:rPr>
          <w:lang w:val="ru-RU"/>
        </w:rPr>
      </w:pPr>
      <w:r>
        <w:rPr>
          <w:lang w:val="ru-RU"/>
        </w:rPr>
        <w:t>П</w:t>
      </w:r>
      <w:r w:rsidR="00884FF5" w:rsidRPr="00884FF5">
        <w:t>ример</w:t>
      </w:r>
      <w:r w:rsidR="00AC35B1">
        <w:t xml:space="preserve"> </w:t>
      </w:r>
      <w:r w:rsidR="00884FF5" w:rsidRPr="00884FF5">
        <w:t xml:space="preserve">практического применения менеджерами </w:t>
      </w:r>
      <w:proofErr w:type="gramStart"/>
      <w:r w:rsidR="00884FF5" w:rsidRPr="00884FF5">
        <w:t>принципа</w:t>
      </w:r>
      <w:proofErr w:type="gramEnd"/>
      <w:r w:rsidR="00884FF5" w:rsidRPr="00884FF5">
        <w:t xml:space="preserve"> Пойди и Посмотри</w:t>
      </w:r>
      <w:r w:rsidR="00AC35B1">
        <w:t xml:space="preserve"> </w:t>
      </w:r>
      <w:r w:rsidR="00884FF5" w:rsidRPr="00884FF5">
        <w:t>– постоянно посещать</w:t>
      </w:r>
      <w:r w:rsidR="00884FF5">
        <w:rPr>
          <w:lang w:val="ru-RU"/>
        </w:rPr>
        <w:t xml:space="preserve"> </w:t>
      </w:r>
      <w:r>
        <w:rPr>
          <w:lang w:val="ru-RU"/>
        </w:rPr>
        <w:t>инженеров</w:t>
      </w:r>
      <w:r w:rsidR="00884FF5" w:rsidRPr="00884FF5">
        <w:t>, непосредственно выполняющ</w:t>
      </w:r>
      <w:r w:rsidR="00884FF5">
        <w:rPr>
          <w:lang w:val="ru-RU"/>
        </w:rPr>
        <w:t>их работу и находиться вместе с ними</w:t>
      </w:r>
      <w:r w:rsidR="00AC35B1">
        <w:t xml:space="preserve"> </w:t>
      </w:r>
      <w:r w:rsidR="00884FF5">
        <w:rPr>
          <w:lang w:val="ru-RU"/>
        </w:rPr>
        <w:t>или с людьми, занимающимися оказанием услуг в процессе их работы</w:t>
      </w:r>
      <w:r w:rsidR="00AC35B1">
        <w:t xml:space="preserve">, </w:t>
      </w:r>
      <w:r w:rsidR="00884FF5">
        <w:rPr>
          <w:lang w:val="ru-RU"/>
        </w:rPr>
        <w:t>с целью понимания</w:t>
      </w:r>
      <w:r>
        <w:rPr>
          <w:lang w:val="ru-RU"/>
        </w:rPr>
        <w:t xml:space="preserve"> проблем и возможностей для улучшения</w:t>
      </w:r>
      <w:r>
        <w:t>.</w:t>
      </w:r>
      <w:r w:rsidR="007A2B32">
        <w:rPr>
          <w:lang w:val="ru-RU"/>
        </w:rPr>
        <w:t xml:space="preserve"> </w:t>
      </w:r>
      <w:commentRangeStart w:id="64"/>
      <w:r w:rsidR="007A2B32" w:rsidRPr="007A2B32">
        <w:rPr>
          <w:lang w:val="ru-RU"/>
        </w:rPr>
        <w:t xml:space="preserve">Заметьте, что Пойди и Посмотри </w:t>
      </w:r>
      <w:proofErr w:type="gramStart"/>
      <w:r w:rsidR="007A2B32" w:rsidRPr="007A2B32">
        <w:rPr>
          <w:lang w:val="ru-RU"/>
        </w:rPr>
        <w:t>- это</w:t>
      </w:r>
      <w:proofErr w:type="gramEnd"/>
      <w:r w:rsidR="007A2B32" w:rsidRPr="007A2B32">
        <w:rPr>
          <w:lang w:val="ru-RU"/>
        </w:rPr>
        <w:t xml:space="preserve"> не то же самое, что “управлять разгуливая вокруг”. Хождение вокруг даёт лишь поверхностное понимание. Пойди и Посмотри требует времени</w:t>
      </w:r>
      <w:commentRangeEnd w:id="64"/>
      <w:r w:rsidR="007A2B32">
        <w:rPr>
          <w:rStyle w:val="CommentReference"/>
        </w:rPr>
        <w:commentReference w:id="64"/>
      </w:r>
      <w:r w:rsidR="007A2B32" w:rsidRPr="007A2B32">
        <w:rPr>
          <w:lang w:val="ru-RU"/>
        </w:rPr>
        <w:t>.</w:t>
      </w:r>
    </w:p>
    <w:p w14:paraId="5BFDE468" w14:textId="342ADF4D" w:rsidR="00C64647" w:rsidRDefault="00100131">
      <w:pPr>
        <w:ind w:right="0"/>
      </w:pPr>
      <w:r w:rsidRPr="00100131">
        <w:lastRenderedPageBreak/>
        <w:t xml:space="preserve">В одном интервью, главный инженер Toyota процитировал Тайити Оно (Taiichi Ohno), который настоял на том, чтобы менеджеры практиковали Пойди и Посмотри на </w:t>
      </w:r>
      <w:r w:rsidRPr="00100131">
        <w:rPr>
          <w:i/>
          <w:iCs/>
        </w:rPr>
        <w:t>гемба</w:t>
      </w:r>
      <w:r w:rsidRPr="00100131">
        <w:t>:</w:t>
      </w:r>
    </w:p>
    <w:p w14:paraId="363045B8" w14:textId="228272A2" w:rsidR="00C64647" w:rsidRDefault="00F0746C">
      <w:pPr>
        <w:spacing w:after="242" w:line="247" w:lineRule="auto"/>
        <w:ind w:left="235" w:right="228"/>
      </w:pPr>
      <w:r w:rsidRPr="00F0746C">
        <w:rPr>
          <w:i/>
        </w:rPr>
        <w:t>Не смотрите своими глазами, смотрите своими ногами… люди которые смотрят только лишь на числа, являются худшими из всех.</w:t>
      </w:r>
      <w:r w:rsidR="00AC35B1">
        <w:rPr>
          <w:i/>
        </w:rPr>
        <w:t xml:space="preserve"> [Hayashi08]</w:t>
      </w:r>
    </w:p>
    <w:p w14:paraId="74EF78CF" w14:textId="7392696B" w:rsidR="00C64647" w:rsidRDefault="001D1883">
      <w:pPr>
        <w:ind w:right="0"/>
      </w:pPr>
      <w:r w:rsidRPr="001D1883">
        <w:t>Японский аналог термина</w:t>
      </w:r>
      <w:r w:rsidR="00AC35B1">
        <w:t xml:space="preserve"> </w:t>
      </w:r>
      <w:r w:rsidRPr="001D1883">
        <w:t>Пойди и Посмотри</w:t>
      </w:r>
      <w:r w:rsidR="00AC35B1">
        <w:t xml:space="preserve">, </w:t>
      </w:r>
      <w:r w:rsidRPr="001D1883">
        <w:rPr>
          <w:b/>
        </w:rPr>
        <w:t>генти генбуцу</w:t>
      </w:r>
      <w:r w:rsidR="00AC35B1">
        <w:t xml:space="preserve">, </w:t>
      </w:r>
      <w:r w:rsidRPr="001D1883">
        <w:t xml:space="preserve">также широко трактуется как </w:t>
      </w:r>
      <w:r w:rsidRPr="001D1883">
        <w:rPr>
          <w:i/>
        </w:rPr>
        <w:t xml:space="preserve">решение </w:t>
      </w:r>
      <w:r>
        <w:rPr>
          <w:i/>
          <w:lang w:val="ru-RU"/>
        </w:rPr>
        <w:t xml:space="preserve">проблем на месте, </w:t>
      </w:r>
      <w:r w:rsidR="00F23EC8">
        <w:rPr>
          <w:i/>
          <w:lang w:val="ru-RU"/>
        </w:rPr>
        <w:t>которое является их источником</w:t>
      </w:r>
      <w:r>
        <w:rPr>
          <w:i/>
          <w:lang w:val="ru-RU"/>
        </w:rPr>
        <w:t>, а не за офисным столом</w:t>
      </w:r>
      <w:r w:rsidR="00AC35B1">
        <w:t xml:space="preserve">. </w:t>
      </w:r>
      <w:r w:rsidR="00F23EC8" w:rsidRPr="00F23EC8">
        <w:t xml:space="preserve">Пойди и Посмотри подразумевает не только </w:t>
      </w:r>
      <w:r w:rsidR="00F23EC8" w:rsidRPr="00F23EC8">
        <w:rPr>
          <w:i/>
        </w:rPr>
        <w:t>хождение</w:t>
      </w:r>
      <w:r w:rsidR="00AC35B1">
        <w:t xml:space="preserve"> </w:t>
      </w:r>
      <w:r w:rsidR="00F23EC8" w:rsidRPr="00F23EC8">
        <w:t>к источнику, чтобы получить сведения и принимать решения на основании прямых ф</w:t>
      </w:r>
      <w:r w:rsidR="00F23EC8">
        <w:rPr>
          <w:lang w:val="ru-RU"/>
        </w:rPr>
        <w:t>актов</w:t>
      </w:r>
      <w:r w:rsidR="00AC35B1">
        <w:t xml:space="preserve">; </w:t>
      </w:r>
      <w:r w:rsidR="00F23EC8">
        <w:rPr>
          <w:lang w:val="ru-RU"/>
        </w:rPr>
        <w:t xml:space="preserve">это означает </w:t>
      </w:r>
      <w:r w:rsidR="00AC35B1">
        <w:t>—</w:t>
      </w:r>
      <w:r w:rsidR="00F23EC8">
        <w:rPr>
          <w:lang w:val="ru-RU"/>
        </w:rPr>
        <w:t xml:space="preserve"> раз уж вы там оказались </w:t>
      </w:r>
      <w:r w:rsidR="00AC35B1">
        <w:t>—</w:t>
      </w:r>
      <w:r w:rsidR="00F23EC8">
        <w:rPr>
          <w:lang w:val="ru-RU"/>
        </w:rPr>
        <w:t xml:space="preserve"> </w:t>
      </w:r>
      <w:r w:rsidR="00F23EC8">
        <w:rPr>
          <w:i/>
          <w:lang w:val="ru-RU"/>
        </w:rPr>
        <w:t>достичь консенсуса</w:t>
      </w:r>
      <w:r w:rsidR="00F23EC8" w:rsidRPr="00F23EC8">
        <w:rPr>
          <w:iCs/>
          <w:lang w:val="ru-RU"/>
        </w:rPr>
        <w:t xml:space="preserve"> </w:t>
      </w:r>
      <w:r w:rsidR="00F23EC8">
        <w:rPr>
          <w:lang w:val="ru-RU"/>
        </w:rPr>
        <w:t>по части целей и экспериментов по улучшению</w:t>
      </w:r>
      <w:r w:rsidR="00AC35B1">
        <w:t xml:space="preserve">. </w:t>
      </w:r>
      <w:r w:rsidR="00270FAE" w:rsidRPr="00270FAE">
        <w:t xml:space="preserve">Полноценный смысл Пойди и Посмотри – это когда люди </w:t>
      </w:r>
      <w:r w:rsidR="00AC35B1">
        <w:t>—</w:t>
      </w:r>
      <w:r w:rsidR="00270FAE" w:rsidRPr="00270FAE">
        <w:t xml:space="preserve">в особенности менеджеры </w:t>
      </w:r>
      <w:r w:rsidR="00AC35B1">
        <w:t>—</w:t>
      </w:r>
      <w:r w:rsidR="00270FAE" w:rsidRPr="00270FAE">
        <w:t xml:space="preserve"> регулярно проводят время на месте реальной работы, приносящей ценности</w:t>
      </w:r>
      <w:r w:rsidR="00AC35B1">
        <w:t xml:space="preserve">, </w:t>
      </w:r>
      <w:r w:rsidR="00270FAE">
        <w:rPr>
          <w:lang w:val="ru-RU"/>
        </w:rPr>
        <w:t>выстраивают доверительные взаимоотношения с людьми, находящимися там и помогают им в выполнении их работы</w:t>
      </w:r>
      <w:r w:rsidR="00AC35B1">
        <w:t>.</w:t>
      </w:r>
    </w:p>
    <w:p w14:paraId="21FA9CA8" w14:textId="2F62853F" w:rsidR="00C64647" w:rsidRDefault="00F21AD8">
      <w:pPr>
        <w:spacing w:after="165"/>
        <w:ind w:right="0"/>
      </w:pPr>
      <w:r w:rsidRPr="00F21AD8">
        <w:t>Например</w:t>
      </w:r>
      <w:r w:rsidR="00AC35B1">
        <w:t xml:space="preserve">, </w:t>
      </w:r>
      <w:r w:rsidRPr="00F21AD8">
        <w:t>Рис</w:t>
      </w:r>
      <w:r w:rsidR="00AC35B1">
        <w:t xml:space="preserve"> 1.3 </w:t>
      </w:r>
      <w:r w:rsidRPr="00F21AD8">
        <w:t xml:space="preserve">показывает фото ‘офиса’ </w:t>
      </w:r>
      <w:commentRangeStart w:id="65"/>
      <w:r w:rsidRPr="00F21AD8">
        <w:t>Кр</w:t>
      </w:r>
      <w:ins w:id="66" w:author="Пользователь" w:date="2020-09-27T07:36:00Z">
        <w:r w:rsidR="00494CCD">
          <w:rPr>
            <w:lang w:val="ru-RU"/>
          </w:rPr>
          <w:t>э</w:t>
        </w:r>
      </w:ins>
      <w:del w:id="67" w:author="Пользователь" w:date="2020-09-27T07:36:00Z">
        <w:r w:rsidRPr="00F21AD8" w:rsidDel="00494CCD">
          <w:delText>ей</w:delText>
        </w:r>
      </w:del>
      <w:r w:rsidRPr="00F21AD8">
        <w:t>га</w:t>
      </w:r>
      <w:commentRangeEnd w:id="65"/>
      <w:r w:rsidR="000B04BE">
        <w:rPr>
          <w:rStyle w:val="CommentReference"/>
        </w:rPr>
        <w:commentReference w:id="65"/>
      </w:r>
      <w:r w:rsidRPr="00F21AD8">
        <w:t xml:space="preserve"> в</w:t>
      </w:r>
      <w:r w:rsidR="00AC35B1">
        <w:t xml:space="preserve"> </w:t>
      </w:r>
      <w:r w:rsidRPr="00F21AD8">
        <w:t xml:space="preserve">Бангалоре, в компании </w:t>
      </w:r>
      <w:r w:rsidR="00AC35B1">
        <w:t xml:space="preserve">Valtech India: </w:t>
      </w:r>
      <w:r w:rsidRPr="00F21AD8">
        <w:t>небольшой стол</w:t>
      </w:r>
      <w:r>
        <w:rPr>
          <w:lang w:val="ru-RU"/>
        </w:rPr>
        <w:t>,</w:t>
      </w:r>
      <w:r w:rsidRPr="00F21AD8">
        <w:t xml:space="preserve"> </w:t>
      </w:r>
      <w:r>
        <w:rPr>
          <w:lang w:val="ru-RU"/>
        </w:rPr>
        <w:t>фактически среди таких же точно столов команд, выполняющих непосредственную работу</w:t>
      </w:r>
      <w:r w:rsidR="00AC35B1">
        <w:t xml:space="preserve">. </w:t>
      </w:r>
      <w:r>
        <w:rPr>
          <w:lang w:val="ru-RU"/>
        </w:rPr>
        <w:t>Он</w:t>
      </w:r>
      <w:r w:rsidRPr="00F21AD8">
        <w:rPr>
          <w:lang w:val="ru-RU"/>
        </w:rPr>
        <w:t xml:space="preserve"> </w:t>
      </w:r>
      <w:r>
        <w:rPr>
          <w:lang w:val="ru-RU"/>
        </w:rPr>
        <w:t>проводит</w:t>
      </w:r>
      <w:r w:rsidRPr="00F21AD8">
        <w:rPr>
          <w:lang w:val="ru-RU"/>
        </w:rPr>
        <w:t xml:space="preserve"> </w:t>
      </w:r>
      <w:r>
        <w:rPr>
          <w:lang w:val="ru-RU"/>
        </w:rPr>
        <w:t>своё</w:t>
      </w:r>
      <w:r w:rsidRPr="00F21AD8">
        <w:rPr>
          <w:lang w:val="ru-RU"/>
        </w:rPr>
        <w:t xml:space="preserve"> </w:t>
      </w:r>
      <w:r>
        <w:rPr>
          <w:lang w:val="ru-RU"/>
        </w:rPr>
        <w:t>время</w:t>
      </w:r>
      <w:r w:rsidRPr="00F21AD8">
        <w:rPr>
          <w:lang w:val="ru-RU"/>
        </w:rPr>
        <w:t xml:space="preserve"> </w:t>
      </w:r>
      <w:r>
        <w:rPr>
          <w:lang w:val="ru-RU"/>
        </w:rPr>
        <w:t>сидя</w:t>
      </w:r>
      <w:r w:rsidRPr="00F21AD8">
        <w:rPr>
          <w:lang w:val="ru-RU"/>
        </w:rPr>
        <w:t xml:space="preserve"> </w:t>
      </w:r>
      <w:r>
        <w:rPr>
          <w:lang w:val="ru-RU"/>
        </w:rPr>
        <w:t>рядом с</w:t>
      </w:r>
      <w:r w:rsidRPr="00F21AD8">
        <w:rPr>
          <w:lang w:val="ru-RU"/>
        </w:rPr>
        <w:t xml:space="preserve"> </w:t>
      </w:r>
      <w:r>
        <w:rPr>
          <w:lang w:val="ru-RU"/>
        </w:rPr>
        <w:t>реальными</w:t>
      </w:r>
      <w:r w:rsidRPr="00F21AD8">
        <w:rPr>
          <w:lang w:val="ru-RU"/>
        </w:rPr>
        <w:t xml:space="preserve"> </w:t>
      </w:r>
      <w:r w:rsidR="003F4547">
        <w:rPr>
          <w:lang w:val="ru-RU"/>
        </w:rPr>
        <w:t>сотрудниками</w:t>
      </w:r>
      <w:r w:rsidRPr="00F21AD8">
        <w:rPr>
          <w:lang w:val="ru-RU"/>
        </w:rPr>
        <w:t xml:space="preserve"> </w:t>
      </w:r>
      <w:r>
        <w:rPr>
          <w:lang w:val="ru-RU"/>
        </w:rPr>
        <w:t>в процессе их работы и принимает участие в их кайдзен-</w:t>
      </w:r>
      <w:r w:rsidR="000F7650">
        <w:rPr>
          <w:lang w:val="ru-RU"/>
        </w:rPr>
        <w:t>событиях</w:t>
      </w:r>
      <w:r w:rsidR="00AC35B1">
        <w:t xml:space="preserve">. </w:t>
      </w:r>
      <w:r>
        <w:rPr>
          <w:lang w:val="ru-RU"/>
        </w:rPr>
        <w:t>Таким образом</w:t>
      </w:r>
      <w:r w:rsidR="00AC35B1">
        <w:t xml:space="preserve">, </w:t>
      </w:r>
      <w:r>
        <w:rPr>
          <w:lang w:val="ru-RU"/>
        </w:rPr>
        <w:t>складывая непосредственное понимание,</w:t>
      </w:r>
      <w:r w:rsidRPr="00F21AD8">
        <w:t xml:space="preserve"> что </w:t>
      </w:r>
      <w:r>
        <w:rPr>
          <w:lang w:val="ru-RU"/>
        </w:rPr>
        <w:t xml:space="preserve">реально работает, а что нет </w:t>
      </w:r>
      <w:r w:rsidR="00AC35B1">
        <w:t>—</w:t>
      </w:r>
      <w:r>
        <w:rPr>
          <w:lang w:val="ru-RU"/>
        </w:rPr>
        <w:t xml:space="preserve"> и каким образом лучше помочь</w:t>
      </w:r>
      <w:r w:rsidR="00AC35B1">
        <w:t>.</w:t>
      </w:r>
    </w:p>
    <w:p w14:paraId="26588B76" w14:textId="1311EC48" w:rsidR="00C64647" w:rsidRPr="00BE17B8" w:rsidRDefault="00F21AD8" w:rsidP="00C33FB5">
      <w:pPr>
        <w:spacing w:after="120" w:line="264" w:lineRule="auto"/>
        <w:ind w:left="-6" w:right="0" w:hanging="11"/>
        <w:jc w:val="left"/>
        <w:rPr>
          <w:lang w:val="ru-RU"/>
        </w:rPr>
      </w:pPr>
      <w:r>
        <w:rPr>
          <w:rFonts w:ascii="Arial" w:eastAsia="Arial" w:hAnsi="Arial" w:cs="Arial"/>
          <w:sz w:val="16"/>
          <w:lang w:val="ru-RU"/>
        </w:rPr>
        <w:t>Рис</w:t>
      </w:r>
      <w:r w:rsidR="00AC35B1">
        <w:rPr>
          <w:rFonts w:ascii="Arial" w:eastAsia="Arial" w:hAnsi="Arial" w:cs="Arial"/>
          <w:sz w:val="16"/>
        </w:rPr>
        <w:t xml:space="preserve"> 1.3 ‘</w:t>
      </w:r>
      <w:r>
        <w:rPr>
          <w:rFonts w:ascii="Arial" w:eastAsia="Arial" w:hAnsi="Arial" w:cs="Arial"/>
          <w:sz w:val="16"/>
          <w:lang w:val="ru-RU"/>
        </w:rPr>
        <w:t>офис</w:t>
      </w:r>
      <w:r w:rsidR="00AC35B1">
        <w:rPr>
          <w:rFonts w:ascii="Arial" w:eastAsia="Arial" w:hAnsi="Arial" w:cs="Arial"/>
          <w:sz w:val="16"/>
        </w:rPr>
        <w:t>’</w:t>
      </w:r>
      <w:r w:rsidRPr="00BE17B8">
        <w:rPr>
          <w:rFonts w:ascii="Arial" w:eastAsia="Arial" w:hAnsi="Arial" w:cs="Arial"/>
          <w:sz w:val="16"/>
          <w:lang w:val="ru-RU"/>
        </w:rPr>
        <w:t xml:space="preserve"> </w:t>
      </w:r>
      <w:r w:rsidR="00AC35B1">
        <w:rPr>
          <w:rFonts w:ascii="Arial" w:eastAsia="Arial" w:hAnsi="Arial" w:cs="Arial"/>
          <w:sz w:val="16"/>
        </w:rPr>
        <w:t>—</w:t>
      </w:r>
      <w:r w:rsidRPr="00BE17B8">
        <w:rPr>
          <w:rFonts w:ascii="Arial" w:eastAsia="Arial" w:hAnsi="Arial" w:cs="Arial"/>
          <w:sz w:val="16"/>
          <w:lang w:val="ru-RU"/>
        </w:rPr>
        <w:t xml:space="preserve"> </w:t>
      </w:r>
      <w:proofErr w:type="gramStart"/>
      <w:r w:rsidR="00BE17B8">
        <w:rPr>
          <w:rFonts w:ascii="Arial" w:eastAsia="Arial" w:hAnsi="Arial" w:cs="Arial"/>
          <w:sz w:val="16"/>
          <w:lang w:val="ru-RU"/>
        </w:rPr>
        <w:t>подход</w:t>
      </w:r>
      <w:proofErr w:type="gramEnd"/>
      <w:r w:rsidR="00BE17B8" w:rsidRPr="00BE17B8">
        <w:rPr>
          <w:rFonts w:ascii="Arial" w:eastAsia="Arial" w:hAnsi="Arial" w:cs="Arial"/>
          <w:sz w:val="16"/>
          <w:lang w:val="ru-RU"/>
        </w:rPr>
        <w:t xml:space="preserve"> </w:t>
      </w:r>
      <w:r w:rsidR="00BE17B8">
        <w:rPr>
          <w:rFonts w:ascii="Arial" w:eastAsia="Arial" w:hAnsi="Arial" w:cs="Arial"/>
          <w:sz w:val="16"/>
          <w:lang w:val="ru-RU"/>
        </w:rPr>
        <w:t>Пойди и Посмотри</w:t>
      </w:r>
    </w:p>
    <w:p w14:paraId="2DEAEAB6" w14:textId="44974EA5" w:rsidR="00BE17B8" w:rsidRDefault="00AC35B1" w:rsidP="00C33FB5">
      <w:pPr>
        <w:spacing w:after="0" w:line="259" w:lineRule="auto"/>
        <w:ind w:left="1560" w:right="0" w:firstLine="0"/>
        <w:jc w:val="left"/>
      </w:pPr>
      <w:r>
        <w:rPr>
          <w:noProof/>
        </w:rPr>
        <w:drawing>
          <wp:inline distT="0" distB="0" distL="0" distR="0" wp14:anchorId="6FB4E753" wp14:editId="0A1B5836">
            <wp:extent cx="3346704" cy="1645921"/>
            <wp:effectExtent l="0" t="0" r="0" b="0"/>
            <wp:docPr id="38700" name="Picture 38700"/>
            <wp:cNvGraphicFramePr/>
            <a:graphic xmlns:a="http://schemas.openxmlformats.org/drawingml/2006/main">
              <a:graphicData uri="http://schemas.openxmlformats.org/drawingml/2006/picture">
                <pic:pic xmlns:pic="http://schemas.openxmlformats.org/drawingml/2006/picture">
                  <pic:nvPicPr>
                    <pic:cNvPr id="38700" name="Picture 38700"/>
                    <pic:cNvPicPr/>
                  </pic:nvPicPr>
                  <pic:blipFill>
                    <a:blip r:embed="rId21"/>
                    <a:stretch>
                      <a:fillRect/>
                    </a:stretch>
                  </pic:blipFill>
                  <pic:spPr>
                    <a:xfrm>
                      <a:off x="0" y="0"/>
                      <a:ext cx="3346704" cy="1645921"/>
                    </a:xfrm>
                    <a:prstGeom prst="rect">
                      <a:avLst/>
                    </a:prstGeom>
                  </pic:spPr>
                </pic:pic>
              </a:graphicData>
            </a:graphic>
          </wp:inline>
        </w:drawing>
      </w:r>
    </w:p>
    <w:p w14:paraId="7BB0F16B" w14:textId="77777777" w:rsidR="00BE17B8" w:rsidRDefault="00BE17B8">
      <w:pPr>
        <w:spacing w:after="0" w:line="240" w:lineRule="auto"/>
        <w:ind w:left="0" w:right="0" w:firstLine="0"/>
        <w:jc w:val="left"/>
      </w:pPr>
      <w:r>
        <w:br w:type="page"/>
      </w:r>
    </w:p>
    <w:p w14:paraId="283B0E7A" w14:textId="12D83F22" w:rsidR="00C64647" w:rsidRPr="00BE17B8" w:rsidRDefault="00685592" w:rsidP="00685592">
      <w:pPr>
        <w:pStyle w:val="Heading2"/>
        <w:rPr>
          <w:lang w:val="ru-RU"/>
        </w:rPr>
      </w:pPr>
      <w:r>
        <w:rPr>
          <w:lang w:val="ru-RU"/>
        </w:rPr>
        <w:lastRenderedPageBreak/>
        <w:t>Кайдзен</w:t>
      </w:r>
    </w:p>
    <w:p w14:paraId="7CA7274C" w14:textId="35F96A3B" w:rsidR="00C64647" w:rsidRDefault="00685592">
      <w:pPr>
        <w:spacing w:after="278" w:line="247" w:lineRule="auto"/>
        <w:ind w:left="235" w:right="228"/>
      </w:pPr>
      <w:r>
        <w:rPr>
          <w:i/>
          <w:lang w:val="ru-RU"/>
        </w:rPr>
        <w:t>Бесконечное</w:t>
      </w:r>
      <w:r w:rsidRPr="00BE17B8">
        <w:rPr>
          <w:i/>
          <w:lang w:val="ru-RU"/>
        </w:rPr>
        <w:t xml:space="preserve"> </w:t>
      </w:r>
      <w:r>
        <w:rPr>
          <w:i/>
          <w:lang w:val="ru-RU"/>
        </w:rPr>
        <w:t>улучшение</w:t>
      </w:r>
      <w:r w:rsidRPr="00BE17B8">
        <w:rPr>
          <w:i/>
          <w:lang w:val="ru-RU"/>
        </w:rPr>
        <w:t xml:space="preserve"> </w:t>
      </w:r>
      <w:r>
        <w:rPr>
          <w:i/>
          <w:lang w:val="ru-RU"/>
        </w:rPr>
        <w:t>ради</w:t>
      </w:r>
      <w:r w:rsidRPr="00BE17B8">
        <w:rPr>
          <w:i/>
          <w:lang w:val="ru-RU"/>
        </w:rPr>
        <w:t xml:space="preserve"> </w:t>
      </w:r>
      <w:r>
        <w:rPr>
          <w:i/>
          <w:lang w:val="ru-RU"/>
        </w:rPr>
        <w:t>улучшений</w:t>
      </w:r>
      <w:r w:rsidR="00AC35B1">
        <w:rPr>
          <w:i/>
        </w:rPr>
        <w:t>.</w:t>
      </w:r>
    </w:p>
    <w:p w14:paraId="339B8BAA" w14:textId="01C20FC7" w:rsidR="00C64647" w:rsidRDefault="001348B2" w:rsidP="001348B2">
      <w:pPr>
        <w:ind w:right="0"/>
      </w:pPr>
      <w:r w:rsidRPr="001348B2">
        <w:rPr>
          <w:b/>
        </w:rPr>
        <w:t>Кайдзен</w:t>
      </w:r>
      <w:r w:rsidRPr="001348B2">
        <w:rPr>
          <w:bCs/>
        </w:rPr>
        <w:t xml:space="preserve"> иногда переводится просто как “непрерывное улучшение”, но такой термин можно спутать с “непрерывным улучшением”, являющимся одним из столпов бережливого подхода (lean), и потом он не отражает в полной мере всю суть. Поэтому, мы будем придерживаться японского термина.</w:t>
      </w:r>
      <w:r w:rsidR="00AC35B1" w:rsidRPr="00BE17B8">
        <w:rPr>
          <w:szCs w:val="20"/>
          <w:vertAlign w:val="superscript"/>
        </w:rPr>
        <w:footnoteReference w:id="10"/>
      </w:r>
      <w:r w:rsidR="00AC35B1">
        <w:t xml:space="preserve"> </w:t>
      </w:r>
    </w:p>
    <w:p w14:paraId="7149D8BD" w14:textId="7F3DCE16" w:rsidR="00C64647" w:rsidRDefault="0000700F">
      <w:pPr>
        <w:spacing w:after="227"/>
        <w:ind w:right="0"/>
      </w:pPr>
      <w:r w:rsidRPr="0000700F">
        <w:t xml:space="preserve">Кайдзен это одновременно и образ мышления, и практика. Как образ мышления, он говорит вот о чём: </w:t>
      </w:r>
      <w:r w:rsidRPr="0000700F">
        <w:rPr>
          <w:i/>
          <w:iCs/>
        </w:rPr>
        <w:t xml:space="preserve">“Моя работа заключается в том, чтобы делать мою работу и </w:t>
      </w:r>
      <w:r w:rsidRPr="0000700F">
        <w:rPr>
          <w:b/>
          <w:bCs/>
          <w:i/>
          <w:iCs/>
        </w:rPr>
        <w:t>улучшать</w:t>
      </w:r>
      <w:r w:rsidRPr="0000700F">
        <w:rPr>
          <w:i/>
          <w:iCs/>
        </w:rPr>
        <w:t xml:space="preserve"> мою работу”</w:t>
      </w:r>
      <w:r w:rsidRPr="0000700F">
        <w:t xml:space="preserve"> и </w:t>
      </w:r>
      <w:r w:rsidRPr="0000700F">
        <w:rPr>
          <w:i/>
          <w:iCs/>
        </w:rPr>
        <w:t>“непрерывное улучшение ради самого непрерывного улучшения”</w:t>
      </w:r>
      <w:r>
        <w:rPr>
          <w:lang w:val="ru-RU"/>
        </w:rPr>
        <w:t>.</w:t>
      </w:r>
      <w:r w:rsidRPr="0000700F">
        <w:t xml:space="preserve"> Более формально, как практика, кайдзен подразумевает следующее:</w:t>
      </w:r>
    </w:p>
    <w:p w14:paraId="390CBEA6" w14:textId="115E39DF" w:rsidR="00C64647" w:rsidRDefault="00A32584">
      <w:pPr>
        <w:numPr>
          <w:ilvl w:val="0"/>
          <w:numId w:val="2"/>
        </w:numPr>
        <w:spacing w:after="128"/>
        <w:ind w:right="0" w:hanging="232"/>
      </w:pPr>
      <w:r w:rsidRPr="00A32584">
        <w:t>выберите и практикуйте техники, которые команда совместно решила попробовать</w:t>
      </w:r>
      <w:r w:rsidR="00AC35B1">
        <w:t xml:space="preserve">, </w:t>
      </w:r>
      <w:r w:rsidRPr="00A32584">
        <w:t>д</w:t>
      </w:r>
      <w:r>
        <w:rPr>
          <w:lang w:val="ru-RU"/>
        </w:rPr>
        <w:t xml:space="preserve">о тех пор по они не будут освоены достаточно хорошо </w:t>
      </w:r>
      <w:r w:rsidR="00AC35B1">
        <w:t>—</w:t>
      </w:r>
      <w:r>
        <w:rPr>
          <w:lang w:val="ru-RU"/>
        </w:rPr>
        <w:t xml:space="preserve"> то есть</w:t>
      </w:r>
      <w:r w:rsidR="00AC35B1">
        <w:t xml:space="preserve">, </w:t>
      </w:r>
      <w:r>
        <w:rPr>
          <w:lang w:val="ru-RU"/>
        </w:rPr>
        <w:t>доведите до совершенства стандартизированную работу</w:t>
      </w:r>
    </w:p>
    <w:p w14:paraId="38FAC70A" w14:textId="0BD51B61" w:rsidR="00C64647" w:rsidRDefault="00A32584">
      <w:pPr>
        <w:numPr>
          <w:ilvl w:val="0"/>
          <w:numId w:val="2"/>
        </w:numPr>
        <w:spacing w:after="127"/>
        <w:ind w:right="0" w:hanging="232"/>
      </w:pPr>
      <w:r w:rsidRPr="00A32584">
        <w:t>начните экспериментировать пока не найдёте лучший способ, а затем сделайте его новым, временным ‘стандартом’</w:t>
      </w:r>
    </w:p>
    <w:p w14:paraId="07B29138" w14:textId="680369F7" w:rsidR="00C64647" w:rsidRDefault="00A32584">
      <w:pPr>
        <w:numPr>
          <w:ilvl w:val="0"/>
          <w:numId w:val="2"/>
        </w:numPr>
        <w:spacing w:after="226"/>
        <w:ind w:right="0" w:hanging="232"/>
      </w:pPr>
      <w:r w:rsidRPr="00A32584">
        <w:t>вернитесь к п.1 и повторяйте бесконечно</w:t>
      </w:r>
    </w:p>
    <w:p w14:paraId="6879C8DD" w14:textId="46F0AD0A" w:rsidR="00C64647" w:rsidRDefault="00DC26CA">
      <w:pPr>
        <w:spacing w:after="229"/>
        <w:ind w:right="0"/>
      </w:pPr>
      <w:r w:rsidRPr="00DC26CA">
        <w:rPr>
          <w:b/>
          <w:i/>
        </w:rPr>
        <w:t xml:space="preserve">Шаг 1 — </w:t>
      </w:r>
      <w:r>
        <w:rPr>
          <w:b/>
          <w:i/>
          <w:lang w:val="ru-RU"/>
        </w:rPr>
        <w:t>В</w:t>
      </w:r>
      <w:r w:rsidRPr="00DC26CA">
        <w:rPr>
          <w:b/>
          <w:i/>
        </w:rPr>
        <w:t xml:space="preserve">ыберите и практикуйте техники, которые команда совместно решила попробовать, до тех пор по они не будут освоены достаточно хорошо </w:t>
      </w:r>
      <w:r>
        <w:rPr>
          <w:b/>
          <w:i/>
          <w:lang w:val="ru-RU"/>
        </w:rPr>
        <w:t>(</w:t>
      </w:r>
      <w:r w:rsidRPr="00DC26CA">
        <w:rPr>
          <w:b/>
          <w:i/>
        </w:rPr>
        <w:t>доведите до совершенства стандартизированную работу</w:t>
      </w:r>
      <w:r>
        <w:rPr>
          <w:b/>
          <w:i/>
          <w:lang w:val="ru-RU"/>
        </w:rPr>
        <w:t>)</w:t>
      </w:r>
      <w:r w:rsidRPr="00DC26CA">
        <w:rPr>
          <w:bCs/>
          <w:i/>
        </w:rPr>
        <w:t>.</w:t>
      </w:r>
      <w:r w:rsidRPr="00DC26CA">
        <w:rPr>
          <w:bCs/>
          <w:iCs/>
        </w:rPr>
        <w:t xml:space="preserve"> Идея заключается в том, чтобы группа сначала нашла некие полезные (будем надеяться) базовые практики и упражнялась в них до тех пор, пока не научится выполнять их правильно. </w:t>
      </w:r>
      <w:r>
        <w:rPr>
          <w:bCs/>
          <w:iCs/>
          <w:lang w:val="ru-RU"/>
        </w:rPr>
        <w:t xml:space="preserve">Люди обучаются выполнению техники </w:t>
      </w:r>
      <w:r w:rsidRPr="00DC26CA">
        <w:rPr>
          <w:bCs/>
          <w:iCs/>
          <w:lang w:val="ru-RU"/>
        </w:rPr>
        <w:t>&lt;</w:t>
      </w:r>
      <w:r>
        <w:rPr>
          <w:bCs/>
          <w:iCs/>
          <w:lang w:val="en-US"/>
        </w:rPr>
        <w:t>X</w:t>
      </w:r>
      <w:r w:rsidRPr="00DC26CA">
        <w:rPr>
          <w:bCs/>
          <w:iCs/>
          <w:lang w:val="ru-RU"/>
        </w:rPr>
        <w:t xml:space="preserve">&gt; </w:t>
      </w:r>
      <w:r>
        <w:rPr>
          <w:bCs/>
          <w:iCs/>
          <w:lang w:val="ru-RU"/>
        </w:rPr>
        <w:t xml:space="preserve">стандартизованным способом </w:t>
      </w:r>
      <w:r w:rsidRPr="00DC26CA">
        <w:rPr>
          <w:bCs/>
          <w:iCs/>
          <w:lang w:val="ru-RU"/>
        </w:rPr>
        <w:t>благодаря обильной практике, наставничеству и хорошему образованию</w:t>
      </w:r>
      <w:r>
        <w:rPr>
          <w:bCs/>
          <w:iCs/>
          <w:lang w:val="ru-RU"/>
        </w:rPr>
        <w:t xml:space="preserve">. </w:t>
      </w:r>
      <w:r w:rsidRPr="00DC26CA">
        <w:rPr>
          <w:bCs/>
          <w:iCs/>
        </w:rPr>
        <w:t>Первый шаг кайдзен подразумевает сохранять терпение на протяжении трудной фазы обучения и не отказываться слишком быстро от новых методов.</w:t>
      </w:r>
      <w:r w:rsidRPr="00DC26CA">
        <w:rPr>
          <w:bCs/>
          <w:i/>
        </w:rPr>
        <w:t xml:space="preserve"> Людям нужно сначала сформировать действенное основание для дальнейшего улучшения.</w:t>
      </w:r>
      <w:r w:rsidRPr="00DC26CA">
        <w:rPr>
          <w:bCs/>
          <w:iCs/>
        </w:rPr>
        <w:t xml:space="preserve"> Или в терминологии Эдварда Деминга, они должны научиться различать вариативность общего и особого характера.</w:t>
      </w:r>
    </w:p>
    <w:p w14:paraId="231BB6FB" w14:textId="3EA773EF" w:rsidR="00C64647" w:rsidRDefault="007A2B32">
      <w:pPr>
        <w:spacing w:after="227"/>
        <w:ind w:right="0"/>
      </w:pPr>
      <w:r w:rsidRPr="007A2B32">
        <w:t xml:space="preserve">Смысл первого шага в кайдзен заключается в том, что человек или команда не могут точно определить нужно ли им улучшить или изменить практику до тех пор, пока они сначала не усвоят основы, вникнут в их тонкие моменты и смогут применять эту практику правильно. Встречали ли вы когда-либо комментарии типа: “Ох, </w:t>
      </w:r>
      <w:r w:rsidRPr="007A2B32">
        <w:rPr>
          <w:lang w:val="ru-RU"/>
        </w:rPr>
        <w:t>&lt;</w:t>
      </w:r>
      <w:r>
        <w:rPr>
          <w:lang w:val="en-US"/>
        </w:rPr>
        <w:t>X</w:t>
      </w:r>
      <w:r w:rsidRPr="00B5534D">
        <w:rPr>
          <w:lang w:val="ru-RU"/>
        </w:rPr>
        <w:t xml:space="preserve">&gt; </w:t>
      </w:r>
      <w:r w:rsidRPr="007A2B32">
        <w:t>не работает”, которые были следствием недостатка навыков, практики или образования? Нет никакого смысла в ‘улучшении’ или в отказе от какой-то практики, основанном на непонимании.</w:t>
      </w:r>
    </w:p>
    <w:p w14:paraId="794775D9" w14:textId="2851F6B2" w:rsidR="00C64647" w:rsidRDefault="00B5534D">
      <w:pPr>
        <w:ind w:right="0"/>
      </w:pPr>
      <w:r w:rsidRPr="00B5534D">
        <w:rPr>
          <w:b/>
        </w:rPr>
        <w:t xml:space="preserve">В бережливом мышлении, стандартизированная работа </w:t>
      </w:r>
      <w:r w:rsidRPr="00B5534D">
        <w:rPr>
          <w:b/>
          <w:i/>
          <w:iCs/>
        </w:rPr>
        <w:t>не означает</w:t>
      </w:r>
      <w:r w:rsidRPr="00B5534D">
        <w:rPr>
          <w:b/>
        </w:rPr>
        <w:t xml:space="preserve"> соответствие единым стандартам</w:t>
      </w:r>
      <w:r w:rsidRPr="00B5534D">
        <w:rPr>
          <w:bCs/>
        </w:rPr>
        <w:t xml:space="preserve"> — Грубейшим недопониманием в бережливом мышлении является заблуждение, что “стандартизированная работа” означает соответствие неким централизованным стандартам. Это настолько грубая ошибка с точки зрения бережливого подхода, всё ещё часто недопонимаемая, что этот момент заслуживает особого внимания. Скорее, идея состоит в том, чтобы команда освоила основы, </w:t>
      </w:r>
      <w:r w:rsidRPr="00B5534D">
        <w:rPr>
          <w:bCs/>
        </w:rPr>
        <w:lastRenderedPageBreak/>
        <w:t xml:space="preserve">относительно которых можно было бы сравнить результаты экспериментов по улучшению. Эти основы — тот самый стандарт — создаются </w:t>
      </w:r>
      <w:r w:rsidRPr="00B5534D">
        <w:rPr>
          <w:bCs/>
          <w:i/>
          <w:iCs/>
        </w:rPr>
        <w:t>самими командами</w:t>
      </w:r>
      <w:r w:rsidRPr="00B5534D">
        <w:rPr>
          <w:bCs/>
        </w:rPr>
        <w:t xml:space="preserve"> (а не какими-то централизованными группами по стандартизации) и являются </w:t>
      </w:r>
      <w:r w:rsidRPr="00B5534D">
        <w:rPr>
          <w:bCs/>
          <w:i/>
          <w:iCs/>
        </w:rPr>
        <w:t>постоянно эволюционирующими</w:t>
      </w:r>
      <w:r w:rsidRPr="00B5534D">
        <w:rPr>
          <w:bCs/>
        </w:rPr>
        <w:t>. Как сказал Тайити Оно:</w:t>
      </w:r>
    </w:p>
    <w:p w14:paraId="45810EA7" w14:textId="048747EA" w:rsidR="00C64647" w:rsidRDefault="00B5534D">
      <w:pPr>
        <w:spacing w:after="242" w:line="247" w:lineRule="auto"/>
        <w:ind w:left="235" w:right="228"/>
      </w:pPr>
      <w:r w:rsidRPr="00B5534D">
        <w:rPr>
          <w:i/>
        </w:rPr>
        <w:t>Я сказал всем, что они не получат свою зарплату, если их стандартизированная работа останется неизменной на протяжении целого месяца. Идея заключалась в том, чтобы дать людям понять, что они несут ответственность за постоянные улучшения рабочих процедур и за внесение этих улучшений в стандартизированную работу.</w:t>
      </w:r>
      <w:r w:rsidR="00AC35B1">
        <w:rPr>
          <w:i/>
        </w:rPr>
        <w:t xml:space="preserve"> [SF09]</w:t>
      </w:r>
    </w:p>
    <w:p w14:paraId="031BEA39" w14:textId="35A2E2E7" w:rsidR="00C64647" w:rsidRDefault="00C05911">
      <w:pPr>
        <w:ind w:right="0"/>
      </w:pPr>
      <w:r w:rsidRPr="00C05911">
        <w:rPr>
          <w:b/>
          <w:i/>
        </w:rPr>
        <w:t>Делитесь практиками вместо того, чтобы навязывать их</w:t>
      </w:r>
      <w:r w:rsidRPr="00C05911">
        <w:rPr>
          <w:bCs/>
          <w:iCs/>
        </w:rPr>
        <w:t xml:space="preserve"> — </w:t>
      </w:r>
      <w:r w:rsidR="00617C5E">
        <w:rPr>
          <w:bCs/>
          <w:iCs/>
          <w:lang w:val="ru-RU"/>
        </w:rPr>
        <w:t>Повторимся, р</w:t>
      </w:r>
      <w:r w:rsidRPr="00C05911">
        <w:rPr>
          <w:bCs/>
          <w:iCs/>
        </w:rPr>
        <w:t>абочие нормы или соглашения не должны неверно толковаться</w:t>
      </w:r>
      <w:commentRangeStart w:id="68"/>
      <w:commentRangeStart w:id="69"/>
      <w:r w:rsidRPr="00C05911">
        <w:rPr>
          <w:bCs/>
          <w:iCs/>
        </w:rPr>
        <w:t xml:space="preserve"> </w:t>
      </w:r>
      <w:commentRangeEnd w:id="68"/>
      <w:r w:rsidR="000428C5">
        <w:rPr>
          <w:rStyle w:val="CommentReference"/>
        </w:rPr>
        <w:commentReference w:id="68"/>
      </w:r>
      <w:commentRangeEnd w:id="69"/>
      <w:r w:rsidR="00AD025A">
        <w:rPr>
          <w:rStyle w:val="CommentReference"/>
        </w:rPr>
        <w:commentReference w:id="69"/>
      </w:r>
      <w:r w:rsidRPr="00C05911">
        <w:rPr>
          <w:bCs/>
          <w:iCs/>
        </w:rPr>
        <w:t xml:space="preserve">как строгие правила, которым необходимо следовать “пока не сказано обратное”, или установленный свыше централизованный ’стандарт’ от главной процессной группы, который навязывается людям — такие идеи прямо противоречат столпу бережливого подхода о </w:t>
      </w:r>
      <w:r w:rsidRPr="006850CE">
        <w:rPr>
          <w:bCs/>
          <w:i/>
        </w:rPr>
        <w:t>непрерывном улучшении</w:t>
      </w:r>
      <w:r w:rsidRPr="00C05911">
        <w:rPr>
          <w:bCs/>
          <w:iCs/>
        </w:rPr>
        <w:t xml:space="preserve">. Люди Toyota пропагандируют </w:t>
      </w:r>
      <w:r w:rsidRPr="006850CE">
        <w:rPr>
          <w:b/>
          <w:iCs/>
        </w:rPr>
        <w:t>йокотен (yokoten)—горизонтальное распространение знаний</w:t>
      </w:r>
      <w:r w:rsidRPr="00C05911">
        <w:rPr>
          <w:bCs/>
          <w:iCs/>
        </w:rPr>
        <w:t xml:space="preserve">, которое может развиваться индивидуально в разных локациях, как саженцы одного и того же дерева в разных местах. </w:t>
      </w:r>
      <w:r w:rsidRPr="006850CE">
        <w:rPr>
          <w:bCs/>
          <w:i/>
        </w:rPr>
        <w:t>Йокотен</w:t>
      </w:r>
      <w:r w:rsidRPr="00C05911">
        <w:rPr>
          <w:bCs/>
          <w:iCs/>
        </w:rPr>
        <w:t xml:space="preserve"> буквально означает </w:t>
      </w:r>
      <w:r w:rsidRPr="006850CE">
        <w:rPr>
          <w:bCs/>
          <w:i/>
        </w:rPr>
        <w:t>разворачиваться или раскрываться в стороны</w:t>
      </w:r>
      <w:r w:rsidRPr="00C05911">
        <w:rPr>
          <w:bCs/>
          <w:iCs/>
        </w:rPr>
        <w:t xml:space="preserve">. </w:t>
      </w:r>
      <w:r w:rsidRPr="006850CE">
        <w:rPr>
          <w:b/>
          <w:iCs/>
        </w:rPr>
        <w:t>Распространение знаний</w:t>
      </w:r>
      <w:r w:rsidRPr="00C05911">
        <w:rPr>
          <w:bCs/>
          <w:iCs/>
        </w:rPr>
        <w:t xml:space="preserve"> подразумевает наличие культуры, которая придаёт особое значение горизонтальному обмену знаниями, при этом не будучи вынужденным соответствовать общим процессам, навязанным сверху вниз.</w:t>
      </w:r>
      <w:r w:rsidR="00AC35B1" w:rsidRPr="00272C1F">
        <w:rPr>
          <w:szCs w:val="20"/>
          <w:vertAlign w:val="superscript"/>
        </w:rPr>
        <w:footnoteReference w:id="11"/>
      </w:r>
      <w:r w:rsidRPr="00C05911">
        <w:rPr>
          <w:bCs/>
          <w:iCs/>
        </w:rPr>
        <w:t xml:space="preserve"> Некоторые цитаты от персонала Toyota:</w:t>
      </w:r>
    </w:p>
    <w:p w14:paraId="60F5401B" w14:textId="7E29541E" w:rsidR="00C64647" w:rsidRDefault="00C05911">
      <w:pPr>
        <w:spacing w:after="242" w:line="247" w:lineRule="auto"/>
        <w:ind w:left="235" w:right="228"/>
      </w:pPr>
      <w:r w:rsidRPr="00C05911">
        <w:rPr>
          <w:i/>
        </w:rPr>
        <w:t>Если мы стараемся просто привести всех к имеющимся стандартам, то мы упускаем возможности становиться лучше. Вы не берете в расчёт то, что времена меняются. Нужна невероятная гибкость, позволяющая проявлять творческий подход по ходу дела… Стандарты не разрабатываются и потом не передаются из головного офиса на все заводы. Жесткие стандарты будут только убивать кайдзен… Это йокотен каждый раз —</w:t>
      </w:r>
      <w:r w:rsidR="00EC2ED6">
        <w:rPr>
          <w:i/>
          <w:lang w:val="ru-RU"/>
        </w:rPr>
        <w:t xml:space="preserve"> </w:t>
      </w:r>
      <w:r w:rsidRPr="00C05911">
        <w:rPr>
          <w:i/>
        </w:rPr>
        <w:t>делитесь лучшими практиками. …Мы должны дать возможность отдельным людям с заводов самостоятельно решать, что они будут делать, чтобы решать проблемы и устранять недостатки. Мы не можем иметь кого-то от компании, говорящего “вы должны делать А, Б и В”, потому что это полная противоположность способу решения проблем в Toyota.</w:t>
      </w:r>
      <w:r w:rsidR="00AC35B1">
        <w:rPr>
          <w:i/>
        </w:rPr>
        <w:t xml:space="preserve"> [LH08]</w:t>
      </w:r>
    </w:p>
    <w:p w14:paraId="3BA93CE1" w14:textId="4EF42440" w:rsidR="00C64647" w:rsidRDefault="00EC2ED6">
      <w:pPr>
        <w:ind w:right="0"/>
      </w:pPr>
      <w:r>
        <w:rPr>
          <w:b/>
          <w:lang w:val="ru-RU"/>
        </w:rPr>
        <w:t>Сообщества</w:t>
      </w:r>
      <w:r w:rsidRPr="00EC2ED6">
        <w:rPr>
          <w:b/>
          <w:lang w:val="ru-RU"/>
        </w:rPr>
        <w:t xml:space="preserve"> </w:t>
      </w:r>
      <w:r>
        <w:rPr>
          <w:b/>
          <w:lang w:val="ru-RU"/>
        </w:rPr>
        <w:t>практик</w:t>
      </w:r>
      <w:r w:rsidRPr="00EC2ED6">
        <w:rPr>
          <w:b/>
          <w:lang w:val="ru-RU"/>
        </w:rPr>
        <w:t xml:space="preserve"> </w:t>
      </w:r>
      <w:r w:rsidR="00AC35B1">
        <w:t>—</w:t>
      </w:r>
      <w:r w:rsidRPr="00EC2ED6">
        <w:rPr>
          <w:lang w:val="ru-RU"/>
        </w:rPr>
        <w:t xml:space="preserve"> </w:t>
      </w:r>
      <w:r w:rsidR="006850CE">
        <w:rPr>
          <w:lang w:val="ru-RU"/>
        </w:rPr>
        <w:t>то,</w:t>
      </w:r>
      <w:r w:rsidRPr="00EC2ED6">
        <w:rPr>
          <w:lang w:val="ru-RU"/>
        </w:rPr>
        <w:t xml:space="preserve"> </w:t>
      </w:r>
      <w:r>
        <w:rPr>
          <w:lang w:val="ru-RU"/>
        </w:rPr>
        <w:t>что</w:t>
      </w:r>
      <w:r w:rsidRPr="00EC2ED6">
        <w:rPr>
          <w:lang w:val="ru-RU"/>
        </w:rPr>
        <w:t xml:space="preserve"> </w:t>
      </w:r>
      <w:r>
        <w:rPr>
          <w:lang w:val="ru-RU"/>
        </w:rPr>
        <w:t>мы рекомендуем</w:t>
      </w:r>
      <w:r w:rsidRPr="00EC2ED6">
        <w:rPr>
          <w:lang w:val="ru-RU"/>
        </w:rPr>
        <w:t xml:space="preserve"> </w:t>
      </w:r>
      <w:r w:rsidR="00AC35B1">
        <w:t>—</w:t>
      </w:r>
      <w:r>
        <w:rPr>
          <w:lang w:val="ru-RU"/>
        </w:rPr>
        <w:t xml:space="preserve"> создаются для того, чтобы</w:t>
      </w:r>
      <w:r w:rsidR="00AC35B1">
        <w:t xml:space="preserve"> </w:t>
      </w:r>
      <w:r>
        <w:rPr>
          <w:i/>
          <w:lang w:val="ru-RU"/>
        </w:rPr>
        <w:t>распространять знания горизонтально</w:t>
      </w:r>
      <w:r w:rsidR="00AC35B1">
        <w:t>.</w:t>
      </w:r>
    </w:p>
    <w:p w14:paraId="669151E3" w14:textId="005CD593" w:rsidR="00C64647" w:rsidRPr="00786403" w:rsidRDefault="00EF6731">
      <w:pPr>
        <w:ind w:right="0"/>
        <w:rPr>
          <w:lang w:val="ru-RU"/>
          <w:rPrChange w:id="70" w:author="Пользователь" w:date="2020-09-27T07:19:00Z">
            <w:rPr/>
          </w:rPrChange>
        </w:rPr>
      </w:pPr>
      <w:r w:rsidRPr="00EF6731">
        <w:rPr>
          <w:b/>
          <w:i/>
        </w:rPr>
        <w:t>Шаги 2 и 3 — Небольшие, инкрементальные, непрекращающиеся изменения во всём.</w:t>
      </w:r>
      <w:r w:rsidRPr="00EF6731">
        <w:rPr>
          <w:bCs/>
          <w:iCs/>
        </w:rPr>
        <w:t xml:space="preserve"> Кайдзен является постоянной активностью всех сотрудников (включая менеджеров), чтобы </w:t>
      </w:r>
      <w:r w:rsidRPr="00EF6731">
        <w:rPr>
          <w:bCs/>
          <w:i/>
        </w:rPr>
        <w:t>неустанно</w:t>
      </w:r>
      <w:r w:rsidRPr="00EF6731">
        <w:rPr>
          <w:bCs/>
          <w:iCs/>
        </w:rPr>
        <w:t xml:space="preserve"> и </w:t>
      </w:r>
      <w:r w:rsidRPr="00EF6731">
        <w:rPr>
          <w:bCs/>
          <w:i/>
        </w:rPr>
        <w:t>инкрементально</w:t>
      </w:r>
      <w:r w:rsidRPr="00EF6731">
        <w:rPr>
          <w:bCs/>
          <w:iCs/>
        </w:rPr>
        <w:t xml:space="preserve"> изменять и улучшать практики, обычно в рамках </w:t>
      </w:r>
      <w:r w:rsidRPr="00EF6731">
        <w:rPr>
          <w:bCs/>
          <w:i/>
        </w:rPr>
        <w:t>небольших</w:t>
      </w:r>
      <w:r w:rsidRPr="00EF6731">
        <w:rPr>
          <w:bCs/>
          <w:iCs/>
        </w:rPr>
        <w:t xml:space="preserve"> экспериментов, хотя крупномасштабный </w:t>
      </w:r>
      <w:r w:rsidRPr="00EF6731">
        <w:rPr>
          <w:bCs/>
          <w:i/>
        </w:rPr>
        <w:t>системный кайдзен</w:t>
      </w:r>
      <w:r w:rsidRPr="00EF6731">
        <w:rPr>
          <w:bCs/>
          <w:iCs/>
        </w:rPr>
        <w:t xml:space="preserve"> также возможен. Почти никакая практика, процесс или имеющаяся политика не являются неприкосновенными — что угодно может меняться. “Бросайте вызов всему,” как сказал Президент Toyota Гари Конвис. Также, культура кайдзен это не то, где инициируются только большие проекты по улучшению экспертами по процессам. Скорее, каждая команда регулярно делает это самостоятельно.</w:t>
      </w:r>
    </w:p>
    <w:p w14:paraId="6FFF5C9C" w14:textId="4595AB88" w:rsidR="00C64647" w:rsidRDefault="00146921">
      <w:pPr>
        <w:ind w:right="0"/>
      </w:pPr>
      <w:r w:rsidRPr="00146921">
        <w:rPr>
          <w:i/>
        </w:rPr>
        <w:t>Изучите улучшение процессов действуя</w:t>
      </w:r>
      <w:r w:rsidRPr="00146921">
        <w:rPr>
          <w:iCs/>
        </w:rPr>
        <w:t xml:space="preserve"> </w:t>
      </w:r>
      <w:r w:rsidRPr="00EF6731">
        <w:rPr>
          <w:bCs/>
          <w:iCs/>
        </w:rPr>
        <w:t>—</w:t>
      </w:r>
      <w:r w:rsidRPr="00146921">
        <w:rPr>
          <w:iCs/>
        </w:rPr>
        <w:t xml:space="preserve"> Кайдзен предполагает что, благодаря непрестанному повторению и наставничеству, люди сами учатся тому, как сделать проблемы видимыми, анализировать </w:t>
      </w:r>
      <w:r w:rsidRPr="00146921">
        <w:rPr>
          <w:iCs/>
        </w:rPr>
        <w:lastRenderedPageBreak/>
        <w:t>их корневые причины и становиться лучше благодаря экспериментам. И ‘провалы’ в экспериментах - это нормально. Единственный настоящий провал в кайдзен - это не экспериментировать постоянно.</w:t>
      </w:r>
    </w:p>
    <w:p w14:paraId="3290C322" w14:textId="39C4A3CB" w:rsidR="00C64647" w:rsidRDefault="00146921">
      <w:pPr>
        <w:ind w:right="0"/>
      </w:pPr>
      <w:r w:rsidRPr="00146921">
        <w:t>Канейоши Кусуноки (Kaneyoshi Kusunoki), ещё один воспитанник Тайити Оно и исполнительный вице-президент в Toyota, сказал о кайдзен и его поддержке на уровне менеджмента:</w:t>
      </w:r>
    </w:p>
    <w:p w14:paraId="769ACFEE" w14:textId="07017954" w:rsidR="00C64647" w:rsidRDefault="00146921">
      <w:pPr>
        <w:spacing w:after="242" w:line="247" w:lineRule="auto"/>
        <w:ind w:left="235" w:right="228"/>
      </w:pPr>
      <w:r w:rsidRPr="00146921">
        <w:rPr>
          <w:i/>
        </w:rPr>
        <w:t>Определяющая характеристика корпоративной культуры в Toyota - это то, что менеджеры не будут ругать вас за проявление инициативы, за то, что вы рискнули и провалились. Скорее, они отчитают вас за то, что вы не пытались попробовать что-то новое, что вы не попытались рискнуть. Лидеры здесь не для того, чтобы осуждать. Они для того, чтобы поддерживать людей. Вот что я постоянно пытался сделать. Пробы и ошибки - вот о чём всё это!</w:t>
      </w:r>
    </w:p>
    <w:p w14:paraId="2C27E2D6" w14:textId="7E53D3C8" w:rsidR="00C64647" w:rsidRDefault="00146921">
      <w:pPr>
        <w:ind w:right="0"/>
      </w:pPr>
      <w:r w:rsidRPr="00146921">
        <w:t xml:space="preserve">В основополагающей книге </w:t>
      </w:r>
      <w:r w:rsidRPr="00146921">
        <w:rPr>
          <w:lang w:val="ru-RU"/>
        </w:rPr>
        <w:t>“</w:t>
      </w:r>
      <w:r w:rsidRPr="00146921">
        <w:t>Кайдзен</w:t>
      </w:r>
      <w:r w:rsidRPr="00146921">
        <w:rPr>
          <w:lang w:val="ru-RU"/>
        </w:rPr>
        <w:t>”</w:t>
      </w:r>
      <w:r w:rsidRPr="00146921">
        <w:t xml:space="preserve"> Масааки Имаи (Masaaki Imai) он делится:</w:t>
      </w:r>
    </w:p>
    <w:p w14:paraId="1135EB82" w14:textId="1B9B1983" w:rsidR="00C64647" w:rsidRDefault="00146921">
      <w:pPr>
        <w:spacing w:after="242" w:line="247" w:lineRule="auto"/>
        <w:ind w:left="235" w:right="228"/>
      </w:pPr>
      <w:r w:rsidRPr="00146921">
        <w:rPr>
          <w:i/>
        </w:rPr>
        <w:t>Суть Кайдзен проста и понятна: Кайдзен означает улучшение. Кроме того, Кайдзен означает непрекращающееся улучшение, затрагивающее каждого, включая и менеджеров и рабочих. Философия кайдзен предполагает, что наш образ жизни, будь то жизнь на работе, наша социальная жизнь или наша домашняя жизнь — заслуживает постоянного улучшения.</w:t>
      </w:r>
      <w:r w:rsidR="00AC35B1">
        <w:rPr>
          <w:i/>
        </w:rPr>
        <w:t xml:space="preserve"> [Imai86]</w:t>
      </w:r>
    </w:p>
    <w:p w14:paraId="5C98A3CE" w14:textId="5D9729A0" w:rsidR="00C64647" w:rsidRDefault="00146921">
      <w:pPr>
        <w:spacing w:after="378"/>
        <w:ind w:right="0"/>
      </w:pPr>
      <w:r w:rsidRPr="00146921">
        <w:t>Кайдзен отражает цикл улучшений Plan-Do-Check-Act (PDCA) Уолтера Шухарта (также известный как цикл Деминга) [Deming67]. На самом деле много людей в Toyota формально знают о PDCA и иногда описывают то, что они делают как “бесконечный PDCA” [LH08].</w:t>
      </w:r>
    </w:p>
    <w:p w14:paraId="66D0FDE9" w14:textId="5CAFF527" w:rsidR="00C64647" w:rsidRPr="00152793" w:rsidRDefault="003A4D65" w:rsidP="00152793">
      <w:pPr>
        <w:pStyle w:val="Heading3"/>
      </w:pPr>
      <w:r>
        <w:rPr>
          <w:lang w:val="ru-RU"/>
        </w:rPr>
        <w:t>События</w:t>
      </w:r>
      <w:r w:rsidRPr="001F37B3">
        <w:rPr>
          <w:lang w:val="ru-RU"/>
        </w:rPr>
        <w:t xml:space="preserve"> </w:t>
      </w:r>
      <w:r>
        <w:rPr>
          <w:lang w:val="ru-RU"/>
        </w:rPr>
        <w:t>Кайдзен</w:t>
      </w:r>
    </w:p>
    <w:p w14:paraId="7AA9B8F2" w14:textId="229EC0AE" w:rsidR="00C64647" w:rsidRDefault="00AC35B1">
      <w:pPr>
        <w:ind w:left="130" w:right="0"/>
      </w:pPr>
      <w:r>
        <w:rPr>
          <w:noProof/>
        </w:rPr>
        <w:drawing>
          <wp:anchor distT="0" distB="0" distL="114300" distR="114300" simplePos="0" relativeHeight="251665408" behindDoc="0" locked="0" layoutInCell="1" allowOverlap="0" wp14:anchorId="5613C93C" wp14:editId="501BF6C9">
            <wp:simplePos x="0" y="0"/>
            <wp:positionH relativeFrom="column">
              <wp:posOffset>76213</wp:posOffset>
            </wp:positionH>
            <wp:positionV relativeFrom="paragraph">
              <wp:posOffset>231147</wp:posOffset>
            </wp:positionV>
            <wp:extent cx="2286000" cy="1245870"/>
            <wp:effectExtent l="0" t="0" r="0" b="0"/>
            <wp:wrapSquare wrapText="bothSides"/>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22"/>
                    <a:stretch>
                      <a:fillRect/>
                    </a:stretch>
                  </pic:blipFill>
                  <pic:spPr>
                    <a:xfrm>
                      <a:off x="0" y="0"/>
                      <a:ext cx="2286000" cy="1245870"/>
                    </a:xfrm>
                    <a:prstGeom prst="rect">
                      <a:avLst/>
                    </a:prstGeom>
                  </pic:spPr>
                </pic:pic>
              </a:graphicData>
            </a:graphic>
          </wp:anchor>
        </w:drawing>
      </w:r>
      <w:r w:rsidR="003A4D65" w:rsidRPr="003A4D65">
        <w:t>Кайдзен чаще всего происходит</w:t>
      </w:r>
      <w:r>
        <w:t xml:space="preserve"> </w:t>
      </w:r>
      <w:r w:rsidR="003A4D65" w:rsidRPr="003A4D65">
        <w:t>в процессе повторяющихся командных кайдзен-событий</w:t>
      </w:r>
      <w:r>
        <w:t xml:space="preserve">; </w:t>
      </w:r>
      <w:r w:rsidR="003A4D65" w:rsidRPr="003A4D65">
        <w:t>желательна регулярная и частая каденция этих событий</w:t>
      </w:r>
      <w:r>
        <w:t xml:space="preserve">, </w:t>
      </w:r>
      <w:r w:rsidR="003A4D65" w:rsidRPr="003A4D65">
        <w:t xml:space="preserve">например ежедневно или </w:t>
      </w:r>
      <w:r w:rsidR="003A4D65">
        <w:rPr>
          <w:lang w:val="ru-RU"/>
        </w:rPr>
        <w:t>еженедельно</w:t>
      </w:r>
      <w:r>
        <w:t xml:space="preserve">. </w:t>
      </w:r>
      <w:r w:rsidR="003A4D65" w:rsidRPr="003A4D65">
        <w:t>В основном</w:t>
      </w:r>
      <w:r>
        <w:t xml:space="preserve">, </w:t>
      </w:r>
      <w:r w:rsidR="003A4D65" w:rsidRPr="003A4D65">
        <w:t>событие кайдзен включает следующие шаги</w:t>
      </w:r>
      <w:r w:rsidR="00A978DD">
        <w:rPr>
          <w:lang w:val="ru-RU"/>
        </w:rPr>
        <w:t>:</w:t>
      </w:r>
      <w:r>
        <w:t xml:space="preserve"> (1) </w:t>
      </w:r>
      <w:r w:rsidR="003A4D65" w:rsidRPr="003A4D65">
        <w:t xml:space="preserve">анализ некоторых текущих рабочих ситуаций </w:t>
      </w:r>
      <w:r w:rsidR="003A4D65">
        <w:rPr>
          <w:lang w:val="ru-RU"/>
        </w:rPr>
        <w:t xml:space="preserve">пока они не будут </w:t>
      </w:r>
      <w:r w:rsidR="00A978DD">
        <w:rPr>
          <w:lang w:val="ru-RU"/>
        </w:rPr>
        <w:t>достаточно хорошо поняты</w:t>
      </w:r>
      <w:r>
        <w:t xml:space="preserve"> </w:t>
      </w:r>
      <w:r w:rsidR="00A978DD">
        <w:rPr>
          <w:lang w:val="ru-RU"/>
        </w:rPr>
        <w:t>и</w:t>
      </w:r>
      <w:r>
        <w:t xml:space="preserve"> (2) </w:t>
      </w:r>
      <w:r w:rsidR="00A978DD">
        <w:rPr>
          <w:lang w:val="ru-RU"/>
        </w:rPr>
        <w:t>разработка</w:t>
      </w:r>
      <w:r>
        <w:t xml:space="preserve"> </w:t>
      </w:r>
      <w:r w:rsidR="00A978DD">
        <w:rPr>
          <w:lang w:val="ru-RU"/>
        </w:rPr>
        <w:t>экспериментов по улучшению</w:t>
      </w:r>
      <w:r>
        <w:t xml:space="preserve">. </w:t>
      </w:r>
      <w:r w:rsidR="00A978DD" w:rsidRPr="00A978DD">
        <w:t>В процессе этого анализа и разработки</w:t>
      </w:r>
      <w:r>
        <w:t>,</w:t>
      </w:r>
      <w:r w:rsidR="00A978DD" w:rsidRPr="00A978DD">
        <w:t xml:space="preserve"> необходимо </w:t>
      </w:r>
      <w:r w:rsidR="00A978DD">
        <w:rPr>
          <w:lang w:val="ru-RU"/>
        </w:rPr>
        <w:t>направить силы</w:t>
      </w:r>
      <w:r w:rsidR="00A978DD" w:rsidRPr="00A978DD">
        <w:t xml:space="preserve"> на </w:t>
      </w:r>
      <w:r w:rsidR="00A978DD">
        <w:rPr>
          <w:i/>
          <w:iCs/>
          <w:lang w:val="ru-RU"/>
        </w:rPr>
        <w:t>активное</w:t>
      </w:r>
      <w:r w:rsidR="00A978DD" w:rsidRPr="00A978DD">
        <w:rPr>
          <w:i/>
          <w:iCs/>
          <w:lang w:val="ru-RU"/>
        </w:rPr>
        <w:t xml:space="preserve"> участие</w:t>
      </w:r>
      <w:r w:rsidR="00A978DD">
        <w:rPr>
          <w:lang w:val="ru-RU"/>
        </w:rPr>
        <w:t>,</w:t>
      </w:r>
      <w:r w:rsidR="00A978DD">
        <w:rPr>
          <w:iCs/>
          <w:lang w:val="ru-RU"/>
        </w:rPr>
        <w:t xml:space="preserve"> вместо того чтобы сидеть за столом и разговаривать</w:t>
      </w:r>
      <w:r>
        <w:t xml:space="preserve">. </w:t>
      </w:r>
      <w:r w:rsidR="00A978DD">
        <w:rPr>
          <w:lang w:val="ru-RU"/>
        </w:rPr>
        <w:t>Попробуйте</w:t>
      </w:r>
      <w:r w:rsidR="00A978DD" w:rsidRPr="00A978DD">
        <w:rPr>
          <w:lang w:val="ru-RU"/>
        </w:rPr>
        <w:t xml:space="preserve"> </w:t>
      </w:r>
      <w:r w:rsidR="00A978DD">
        <w:rPr>
          <w:lang w:val="ru-RU"/>
        </w:rPr>
        <w:t>проявить креативность на доске для рисования</w:t>
      </w:r>
      <w:r>
        <w:t xml:space="preserve"> </w:t>
      </w:r>
      <w:r w:rsidR="00A978DD">
        <w:rPr>
          <w:lang w:val="ru-RU"/>
        </w:rPr>
        <w:t>и т.п</w:t>
      </w:r>
      <w:r>
        <w:t>.</w:t>
      </w:r>
    </w:p>
    <w:p w14:paraId="5C290BEE" w14:textId="262D835B" w:rsidR="00C33FB5" w:rsidRDefault="00A978DD" w:rsidP="00C33FB5">
      <w:r w:rsidRPr="0047561F">
        <w:t>Остерегайтесь</w:t>
      </w:r>
      <w:r w:rsidR="00AC35B1">
        <w:t xml:space="preserve"> </w:t>
      </w:r>
      <w:r w:rsidRPr="0047561F">
        <w:rPr>
          <w:i/>
        </w:rPr>
        <w:t>мертвых кайдзен</w:t>
      </w:r>
      <w:r w:rsidR="0047561F" w:rsidRPr="0047561F">
        <w:t>-событий</w:t>
      </w:r>
      <w:ins w:id="71" w:author="Пользователь" w:date="2020-09-27T07:37:00Z">
        <w:r w:rsidR="00AD025A">
          <w:rPr>
            <w:lang w:val="ru-RU"/>
          </w:rPr>
          <w:t>,</w:t>
        </w:r>
      </w:ins>
      <w:commentRangeStart w:id="72"/>
      <w:r w:rsidR="00AC35B1">
        <w:t xml:space="preserve"> </w:t>
      </w:r>
      <w:commentRangeEnd w:id="72"/>
      <w:r w:rsidR="00B404A7">
        <w:rPr>
          <w:rStyle w:val="CommentReference"/>
        </w:rPr>
        <w:commentReference w:id="72"/>
      </w:r>
      <w:r w:rsidR="0047561F" w:rsidRPr="0047561F">
        <w:t>в которых люди притворяются, что участвуют</w:t>
      </w:r>
      <w:r w:rsidR="00AC35B1">
        <w:t xml:space="preserve">, </w:t>
      </w:r>
      <w:r w:rsidR="0047561F" w:rsidRPr="0047561F">
        <w:t xml:space="preserve">но уже перегорели </w:t>
      </w:r>
      <w:r w:rsidR="0047561F">
        <w:rPr>
          <w:lang w:val="ru-RU"/>
        </w:rPr>
        <w:t>от переизбытка анализа или, наоборот, недостатка предоставленных возможностей для активного участия и вовлечения</w:t>
      </w:r>
      <w:r w:rsidR="00AC35B1">
        <w:t xml:space="preserve">. </w:t>
      </w:r>
      <w:r w:rsidR="0047561F">
        <w:rPr>
          <w:lang w:val="ru-RU"/>
        </w:rPr>
        <w:t>Избегайте</w:t>
      </w:r>
      <w:r w:rsidR="0047561F" w:rsidRPr="001F37B3">
        <w:rPr>
          <w:lang w:val="ru-RU"/>
        </w:rPr>
        <w:t xml:space="preserve"> </w:t>
      </w:r>
      <w:r w:rsidR="0047561F">
        <w:rPr>
          <w:lang w:val="ru-RU"/>
        </w:rPr>
        <w:t>обсуждения</w:t>
      </w:r>
      <w:r w:rsidR="0047561F" w:rsidRPr="001F37B3">
        <w:rPr>
          <w:lang w:val="ru-RU"/>
        </w:rPr>
        <w:t xml:space="preserve"> </w:t>
      </w:r>
      <w:r w:rsidR="0047561F">
        <w:rPr>
          <w:lang w:val="ru-RU"/>
        </w:rPr>
        <w:t>слишком</w:t>
      </w:r>
      <w:r w:rsidR="00AC35B1">
        <w:t xml:space="preserve"> </w:t>
      </w:r>
      <w:r w:rsidR="0047561F">
        <w:rPr>
          <w:lang w:val="ru-RU"/>
        </w:rPr>
        <w:t>большого</w:t>
      </w:r>
      <w:r w:rsidR="0047561F" w:rsidRPr="0047561F">
        <w:rPr>
          <w:lang w:val="ru-RU"/>
        </w:rPr>
        <w:t xml:space="preserve"> </w:t>
      </w:r>
      <w:r w:rsidR="0047561F">
        <w:rPr>
          <w:lang w:val="ru-RU"/>
        </w:rPr>
        <w:t>количества</w:t>
      </w:r>
      <w:r w:rsidR="0047561F" w:rsidRPr="0047561F">
        <w:rPr>
          <w:lang w:val="ru-RU"/>
        </w:rPr>
        <w:t xml:space="preserve"> </w:t>
      </w:r>
      <w:r w:rsidR="0047561F">
        <w:rPr>
          <w:lang w:val="ru-RU"/>
        </w:rPr>
        <w:t>экспериментов</w:t>
      </w:r>
      <w:r w:rsidR="0047561F" w:rsidRPr="0047561F">
        <w:rPr>
          <w:lang w:val="ru-RU"/>
        </w:rPr>
        <w:t xml:space="preserve"> </w:t>
      </w:r>
      <w:r w:rsidR="0047561F">
        <w:rPr>
          <w:lang w:val="ru-RU"/>
        </w:rPr>
        <w:t>по</w:t>
      </w:r>
      <w:r w:rsidR="0047561F" w:rsidRPr="0047561F">
        <w:rPr>
          <w:lang w:val="ru-RU"/>
        </w:rPr>
        <w:t xml:space="preserve"> </w:t>
      </w:r>
      <w:r w:rsidR="0047561F">
        <w:rPr>
          <w:lang w:val="ru-RU"/>
        </w:rPr>
        <w:t>улучшению</w:t>
      </w:r>
      <w:r w:rsidR="0047561F" w:rsidRPr="0047561F">
        <w:rPr>
          <w:lang w:val="ru-RU"/>
        </w:rPr>
        <w:t xml:space="preserve"> </w:t>
      </w:r>
      <w:r w:rsidR="0047561F">
        <w:rPr>
          <w:lang w:val="ru-RU"/>
        </w:rPr>
        <w:t>за</w:t>
      </w:r>
      <w:r w:rsidR="0047561F" w:rsidRPr="0047561F">
        <w:rPr>
          <w:lang w:val="ru-RU"/>
        </w:rPr>
        <w:t xml:space="preserve"> </w:t>
      </w:r>
      <w:r w:rsidR="0047561F">
        <w:rPr>
          <w:lang w:val="ru-RU"/>
        </w:rPr>
        <w:t>один</w:t>
      </w:r>
      <w:r w:rsidR="0047561F" w:rsidRPr="0047561F">
        <w:rPr>
          <w:lang w:val="ru-RU"/>
        </w:rPr>
        <w:t xml:space="preserve"> </w:t>
      </w:r>
      <w:r w:rsidR="0047561F">
        <w:rPr>
          <w:lang w:val="ru-RU"/>
        </w:rPr>
        <w:t>раз</w:t>
      </w:r>
      <w:r w:rsidR="0026488B">
        <w:rPr>
          <w:lang w:val="ru-RU"/>
        </w:rPr>
        <w:t xml:space="preserve"> </w:t>
      </w:r>
      <w:r w:rsidR="00AC35B1">
        <w:t>—</w:t>
      </w:r>
      <w:r w:rsidR="0047561F" w:rsidRPr="0047561F">
        <w:rPr>
          <w:lang w:val="ru-RU"/>
        </w:rPr>
        <w:t xml:space="preserve"> </w:t>
      </w:r>
      <w:r w:rsidR="0047561F">
        <w:rPr>
          <w:lang w:val="ru-RU"/>
        </w:rPr>
        <w:t>лучше хорошо сосредоточиться на чем-то одном</w:t>
      </w:r>
      <w:r w:rsidR="000F7650">
        <w:rPr>
          <w:lang w:val="ru-RU"/>
        </w:rPr>
        <w:t>,</w:t>
      </w:r>
      <w:r w:rsidR="0047561F">
        <w:rPr>
          <w:lang w:val="ru-RU"/>
        </w:rPr>
        <w:t xml:space="preserve"> чем плохо, но на всём сразу</w:t>
      </w:r>
      <w:r w:rsidR="00AC35B1">
        <w:t>.</w:t>
      </w:r>
    </w:p>
    <w:p w14:paraId="71010D1A" w14:textId="77777777" w:rsidR="00C33FB5" w:rsidRDefault="00C33FB5">
      <w:pPr>
        <w:spacing w:after="0" w:line="240" w:lineRule="auto"/>
        <w:ind w:left="0" w:right="0" w:firstLine="0"/>
        <w:jc w:val="left"/>
      </w:pPr>
      <w:r>
        <w:br w:type="page"/>
      </w:r>
    </w:p>
    <w:p w14:paraId="2DBB9895" w14:textId="7DDDE0A1" w:rsidR="00C64647" w:rsidRPr="004679A5" w:rsidRDefault="000F7650">
      <w:pPr>
        <w:pStyle w:val="Heading3"/>
        <w:ind w:left="-5" w:right="0"/>
        <w:rPr>
          <w:lang w:val="ru-RU"/>
        </w:rPr>
      </w:pPr>
      <w:proofErr w:type="gramStart"/>
      <w:r>
        <w:rPr>
          <w:lang w:val="ru-RU"/>
        </w:rPr>
        <w:lastRenderedPageBreak/>
        <w:t>Пять</w:t>
      </w:r>
      <w:proofErr w:type="gramEnd"/>
      <w:r w:rsidRPr="004679A5">
        <w:rPr>
          <w:lang w:val="ru-RU"/>
        </w:rPr>
        <w:t xml:space="preserve"> </w:t>
      </w:r>
      <w:r>
        <w:rPr>
          <w:lang w:val="ru-RU"/>
        </w:rPr>
        <w:t>Почему</w:t>
      </w:r>
    </w:p>
    <w:p w14:paraId="10D94DEB" w14:textId="291404CF" w:rsidR="00C64647" w:rsidRPr="001F37B3" w:rsidRDefault="001F37B3" w:rsidP="001F37B3">
      <w:pPr>
        <w:ind w:right="0"/>
      </w:pPr>
      <w:proofErr w:type="gramStart"/>
      <w:r>
        <w:rPr>
          <w:lang w:val="ru-RU"/>
        </w:rPr>
        <w:t>Пять</w:t>
      </w:r>
      <w:r w:rsidRPr="001F37B3">
        <w:rPr>
          <w:lang w:val="ru-RU"/>
        </w:rPr>
        <w:t xml:space="preserve"> </w:t>
      </w:r>
      <w:r>
        <w:rPr>
          <w:lang w:val="ru-RU"/>
        </w:rPr>
        <w:t>Почему</w:t>
      </w:r>
      <w:proofErr w:type="gramEnd"/>
      <w:r w:rsidR="00AC35B1">
        <w:t xml:space="preserve"> (</w:t>
      </w:r>
      <w:r>
        <w:rPr>
          <w:lang w:val="ru-RU"/>
        </w:rPr>
        <w:t>обычно</w:t>
      </w:r>
      <w:r w:rsidRPr="001F37B3">
        <w:rPr>
          <w:lang w:val="ru-RU"/>
        </w:rPr>
        <w:t xml:space="preserve"> </w:t>
      </w:r>
      <w:r>
        <w:rPr>
          <w:lang w:val="ru-RU"/>
        </w:rPr>
        <w:t>пишется</w:t>
      </w:r>
      <w:r w:rsidRPr="001F37B3">
        <w:rPr>
          <w:lang w:val="ru-RU"/>
        </w:rPr>
        <w:t xml:space="preserve"> </w:t>
      </w:r>
      <w:r>
        <w:rPr>
          <w:lang w:val="ru-RU"/>
        </w:rPr>
        <w:t>как</w:t>
      </w:r>
      <w:r w:rsidR="00AC35B1">
        <w:t xml:space="preserve"> </w:t>
      </w:r>
      <w:r w:rsidR="008434DA" w:rsidRPr="008434DA">
        <w:rPr>
          <w:b/>
          <w:bCs/>
          <w:lang w:val="ru-RU"/>
        </w:rPr>
        <w:t>5 Почему</w:t>
      </w:r>
      <w:r w:rsidR="008434DA" w:rsidRPr="008434DA">
        <w:rPr>
          <w:lang w:val="ru-RU"/>
        </w:rPr>
        <w:t xml:space="preserve"> </w:t>
      </w:r>
      <w:r w:rsidR="008434DA" w:rsidRPr="008434DA">
        <w:rPr>
          <w:bCs/>
          <w:lang w:val="ru-RU"/>
        </w:rPr>
        <w:t>[</w:t>
      </w:r>
      <w:r w:rsidR="00AC35B1" w:rsidRPr="008434DA">
        <w:rPr>
          <w:bCs/>
        </w:rPr>
        <w:t>5 Whys</w:t>
      </w:r>
      <w:r w:rsidR="008434DA" w:rsidRPr="008434DA">
        <w:rPr>
          <w:bCs/>
          <w:lang w:val="ru-RU"/>
        </w:rPr>
        <w:t>]</w:t>
      </w:r>
      <w:r w:rsidR="00AC35B1">
        <w:t xml:space="preserve">) </w:t>
      </w:r>
      <w:r>
        <w:rPr>
          <w:lang w:val="ru-RU"/>
        </w:rPr>
        <w:t>это простой и широко используемый в кайдзен приём</w:t>
      </w:r>
      <w:r w:rsidR="00AC35B1">
        <w:t xml:space="preserve">. </w:t>
      </w:r>
      <w:r>
        <w:rPr>
          <w:lang w:val="ru-RU"/>
        </w:rPr>
        <w:t>Он</w:t>
      </w:r>
      <w:r w:rsidRPr="001F37B3">
        <w:rPr>
          <w:lang w:val="ru-RU"/>
        </w:rPr>
        <w:t xml:space="preserve"> </w:t>
      </w:r>
      <w:r>
        <w:rPr>
          <w:lang w:val="ru-RU"/>
        </w:rPr>
        <w:t>помогает</w:t>
      </w:r>
      <w:r w:rsidRPr="001F37B3">
        <w:rPr>
          <w:lang w:val="ru-RU"/>
        </w:rPr>
        <w:t xml:space="preserve"> </w:t>
      </w:r>
      <w:r>
        <w:rPr>
          <w:lang w:val="ru-RU"/>
        </w:rPr>
        <w:t>развивать</w:t>
      </w:r>
      <w:r w:rsidRPr="001F37B3">
        <w:rPr>
          <w:lang w:val="ru-RU"/>
        </w:rPr>
        <w:t xml:space="preserve"> </w:t>
      </w:r>
      <w:r>
        <w:rPr>
          <w:lang w:val="ru-RU"/>
        </w:rPr>
        <w:t>навыки</w:t>
      </w:r>
      <w:r w:rsidRPr="001F37B3">
        <w:rPr>
          <w:lang w:val="ru-RU"/>
        </w:rPr>
        <w:t xml:space="preserve"> </w:t>
      </w:r>
      <w:r>
        <w:rPr>
          <w:lang w:val="ru-RU"/>
        </w:rPr>
        <w:t>решения</w:t>
      </w:r>
      <w:r w:rsidRPr="001F37B3">
        <w:rPr>
          <w:lang w:val="ru-RU"/>
        </w:rPr>
        <w:t xml:space="preserve"> </w:t>
      </w:r>
      <w:r>
        <w:rPr>
          <w:lang w:val="ru-RU"/>
        </w:rPr>
        <w:t>проблем</w:t>
      </w:r>
      <w:r w:rsidRPr="001F37B3">
        <w:rPr>
          <w:lang w:val="ru-RU"/>
        </w:rPr>
        <w:t xml:space="preserve"> </w:t>
      </w:r>
      <w:r>
        <w:rPr>
          <w:lang w:val="ru-RU"/>
        </w:rPr>
        <w:t>и</w:t>
      </w:r>
      <w:r w:rsidRPr="001F37B3">
        <w:rPr>
          <w:lang w:val="ru-RU"/>
        </w:rPr>
        <w:t xml:space="preserve"> </w:t>
      </w:r>
      <w:r>
        <w:rPr>
          <w:lang w:val="ru-RU"/>
        </w:rPr>
        <w:t>анализа корневых причин</w:t>
      </w:r>
      <w:r w:rsidR="00AC35B1">
        <w:t xml:space="preserve">. </w:t>
      </w:r>
      <w:r>
        <w:rPr>
          <w:lang w:val="ru-RU"/>
        </w:rPr>
        <w:t>В</w:t>
      </w:r>
      <w:r w:rsidRPr="001F37B3">
        <w:rPr>
          <w:lang w:val="ru-RU"/>
        </w:rPr>
        <w:t xml:space="preserve"> </w:t>
      </w:r>
      <w:r>
        <w:rPr>
          <w:lang w:val="ru-RU"/>
        </w:rPr>
        <w:t>ответ</w:t>
      </w:r>
      <w:r w:rsidRPr="001F37B3">
        <w:rPr>
          <w:lang w:val="ru-RU"/>
        </w:rPr>
        <w:t xml:space="preserve"> </w:t>
      </w:r>
      <w:r>
        <w:rPr>
          <w:lang w:val="ru-RU"/>
        </w:rPr>
        <w:t>на</w:t>
      </w:r>
      <w:r w:rsidRPr="001F37B3">
        <w:rPr>
          <w:lang w:val="ru-RU"/>
        </w:rPr>
        <w:t xml:space="preserve"> </w:t>
      </w:r>
      <w:r>
        <w:rPr>
          <w:lang w:val="ru-RU"/>
        </w:rPr>
        <w:t>какую</w:t>
      </w:r>
      <w:r w:rsidRPr="001F37B3">
        <w:rPr>
          <w:lang w:val="ru-RU"/>
        </w:rPr>
        <w:t>-</w:t>
      </w:r>
      <w:r>
        <w:rPr>
          <w:lang w:val="ru-RU"/>
        </w:rPr>
        <w:t>либо</w:t>
      </w:r>
      <w:r w:rsidRPr="001F37B3">
        <w:rPr>
          <w:lang w:val="ru-RU"/>
        </w:rPr>
        <w:t xml:space="preserve"> </w:t>
      </w:r>
      <w:r>
        <w:rPr>
          <w:lang w:val="ru-RU"/>
        </w:rPr>
        <w:t>проблему</w:t>
      </w:r>
      <w:r w:rsidRPr="001F37B3">
        <w:rPr>
          <w:lang w:val="ru-RU"/>
        </w:rPr>
        <w:t xml:space="preserve"> </w:t>
      </w:r>
      <w:r>
        <w:rPr>
          <w:lang w:val="ru-RU"/>
        </w:rPr>
        <w:t>или</w:t>
      </w:r>
      <w:r w:rsidRPr="001F37B3">
        <w:rPr>
          <w:lang w:val="ru-RU"/>
        </w:rPr>
        <w:t xml:space="preserve"> </w:t>
      </w:r>
      <w:r>
        <w:rPr>
          <w:lang w:val="ru-RU"/>
        </w:rPr>
        <w:t>дефект</w:t>
      </w:r>
      <w:r w:rsidR="00AC35B1">
        <w:t xml:space="preserve">, </w:t>
      </w:r>
      <w:r>
        <w:rPr>
          <w:lang w:val="ru-RU"/>
        </w:rPr>
        <w:t>команда анализирует</w:t>
      </w:r>
      <w:r w:rsidR="00AC35B1">
        <w:t xml:space="preserve"> “</w:t>
      </w:r>
      <w:r>
        <w:rPr>
          <w:lang w:val="ru-RU"/>
        </w:rPr>
        <w:t>почему</w:t>
      </w:r>
      <w:r w:rsidR="00AC35B1">
        <w:t xml:space="preserve">?” </w:t>
      </w:r>
      <w:r>
        <w:rPr>
          <w:lang w:val="ru-RU"/>
        </w:rPr>
        <w:t xml:space="preserve">по меньшей мере пять раз, </w:t>
      </w:r>
      <w:r w:rsidR="00073E11">
        <w:rPr>
          <w:lang w:val="ru-RU"/>
        </w:rPr>
        <w:t>с каждым вопросом</w:t>
      </w:r>
      <w:r>
        <w:rPr>
          <w:lang w:val="ru-RU"/>
        </w:rPr>
        <w:t xml:space="preserve"> </w:t>
      </w:r>
      <w:r w:rsidR="00073E11">
        <w:rPr>
          <w:lang w:val="ru-RU"/>
        </w:rPr>
        <w:t xml:space="preserve">всё </w:t>
      </w:r>
      <w:r>
        <w:rPr>
          <w:lang w:val="ru-RU"/>
        </w:rPr>
        <w:t>больше углубляясь к корневым причинам</w:t>
      </w:r>
      <w:r w:rsidR="00AC35B1">
        <w:t>.</w:t>
      </w:r>
      <w:r w:rsidR="00AC35B1" w:rsidRPr="00073E11">
        <w:rPr>
          <w:szCs w:val="20"/>
          <w:vertAlign w:val="superscript"/>
        </w:rPr>
        <w:footnoteReference w:id="12"/>
      </w:r>
      <w:r w:rsidR="00AC35B1">
        <w:t xml:space="preserve"> </w:t>
      </w:r>
      <w:r w:rsidRPr="001F37B3">
        <w:t>Эти вопросы</w:t>
      </w:r>
      <w:r w:rsidR="00AC35B1">
        <w:t xml:space="preserve"> </w:t>
      </w:r>
      <w:r w:rsidRPr="001F37B3">
        <w:t xml:space="preserve">могут иметь </w:t>
      </w:r>
      <w:r w:rsidR="008434DA">
        <w:rPr>
          <w:lang w:val="ru-RU"/>
        </w:rPr>
        <w:t>несколько</w:t>
      </w:r>
      <w:r w:rsidR="00C21B1F">
        <w:rPr>
          <w:lang w:val="ru-RU"/>
        </w:rPr>
        <w:t xml:space="preserve"> логических</w:t>
      </w:r>
      <w:r w:rsidR="008434DA">
        <w:rPr>
          <w:lang w:val="ru-RU"/>
        </w:rPr>
        <w:t xml:space="preserve"> цепочек </w:t>
      </w:r>
      <w:r w:rsidR="006279ED">
        <w:rPr>
          <w:lang w:val="ru-RU"/>
        </w:rPr>
        <w:t xml:space="preserve">связанных </w:t>
      </w:r>
      <w:r w:rsidR="008434DA">
        <w:rPr>
          <w:lang w:val="ru-RU"/>
        </w:rPr>
        <w:t>ответов</w:t>
      </w:r>
      <w:r w:rsidR="00AC35B1">
        <w:t xml:space="preserve">, </w:t>
      </w:r>
      <w:r w:rsidR="006279ED">
        <w:rPr>
          <w:lang w:val="ru-RU"/>
        </w:rPr>
        <w:t>на основании</w:t>
      </w:r>
      <w:r w:rsidRPr="001F37B3">
        <w:t xml:space="preserve"> которых команда формирует </w:t>
      </w:r>
      <w:r w:rsidR="00AC35B1">
        <w:t>“</w:t>
      </w:r>
      <w:r w:rsidRPr="001F37B3">
        <w:t xml:space="preserve">граф </w:t>
      </w:r>
      <w:r w:rsidR="00AC35B1">
        <w:t xml:space="preserve">5 </w:t>
      </w:r>
      <w:r w:rsidRPr="001F37B3">
        <w:t>Почему</w:t>
      </w:r>
      <w:r w:rsidR="00AC35B1">
        <w:t xml:space="preserve">” </w:t>
      </w:r>
      <w:r w:rsidR="008434DA" w:rsidRPr="008434DA">
        <w:t>из цепочек</w:t>
      </w:r>
      <w:r w:rsidR="008434DA">
        <w:rPr>
          <w:lang w:val="ru-RU"/>
        </w:rPr>
        <w:t xml:space="preserve"> </w:t>
      </w:r>
      <w:r w:rsidR="008434DA" w:rsidRPr="008434DA">
        <w:t>ответов</w:t>
      </w:r>
      <w:r w:rsidR="00AC35B1">
        <w:t xml:space="preserve"> (</w:t>
      </w:r>
      <w:r w:rsidR="008434DA">
        <w:rPr>
          <w:lang w:val="ru-RU"/>
        </w:rPr>
        <w:t>см.</w:t>
      </w:r>
      <w:r w:rsidR="00AC35B1">
        <w:t xml:space="preserve"> </w:t>
      </w:r>
      <w:r w:rsidR="008434DA" w:rsidRPr="008434DA">
        <w:t>Рис</w:t>
      </w:r>
      <w:r w:rsidR="00AC35B1">
        <w:t xml:space="preserve"> 1.4), </w:t>
      </w:r>
      <w:r w:rsidR="008434DA" w:rsidRPr="008434DA">
        <w:t xml:space="preserve">или более структурированную </w:t>
      </w:r>
      <w:r w:rsidR="008434DA" w:rsidRPr="008434DA">
        <w:rPr>
          <w:i/>
        </w:rPr>
        <w:t>диаграмму рыбьей</w:t>
      </w:r>
      <w:r w:rsidR="008434DA">
        <w:rPr>
          <w:i/>
          <w:lang w:val="ru-RU"/>
        </w:rPr>
        <w:t xml:space="preserve"> кости</w:t>
      </w:r>
      <w:r w:rsidR="00AC35B1">
        <w:rPr>
          <w:i/>
        </w:rPr>
        <w:t xml:space="preserve"> (</w:t>
      </w:r>
      <w:commentRangeStart w:id="73"/>
      <w:proofErr w:type="spellStart"/>
      <w:r w:rsidR="008434DA">
        <w:rPr>
          <w:i/>
          <w:lang w:val="ru-RU"/>
        </w:rPr>
        <w:t>И</w:t>
      </w:r>
      <w:ins w:id="74" w:author="Пользователь" w:date="2020-09-27T07:37:00Z">
        <w:r w:rsidR="006A6E97">
          <w:rPr>
            <w:i/>
            <w:lang w:val="ru-RU"/>
          </w:rPr>
          <w:t>с</w:t>
        </w:r>
      </w:ins>
      <w:del w:id="75" w:author="Пользователь" w:date="2020-09-27T07:37:00Z">
        <w:r w:rsidR="008434DA" w:rsidDel="006A6E97">
          <w:rPr>
            <w:i/>
            <w:lang w:val="ru-RU"/>
          </w:rPr>
          <w:delText>ш</w:delText>
        </w:r>
      </w:del>
      <w:r w:rsidR="008434DA">
        <w:rPr>
          <w:i/>
          <w:lang w:val="ru-RU"/>
        </w:rPr>
        <w:t>икавы</w:t>
      </w:r>
      <w:commentRangeEnd w:id="73"/>
      <w:proofErr w:type="spellEnd"/>
      <w:r w:rsidR="008F4400">
        <w:rPr>
          <w:rStyle w:val="CommentReference"/>
        </w:rPr>
        <w:commentReference w:id="73"/>
      </w:r>
      <w:r w:rsidR="00AC35B1">
        <w:rPr>
          <w:i/>
        </w:rPr>
        <w:t>)</w:t>
      </w:r>
      <w:r w:rsidR="00AC35B1">
        <w:t>.</w:t>
      </w:r>
    </w:p>
    <w:p w14:paraId="7B8EF647" w14:textId="554122F4" w:rsidR="00C64647" w:rsidRDefault="006279ED" w:rsidP="003B2A5A">
      <w:pPr>
        <w:spacing w:after="182" w:line="240" w:lineRule="auto"/>
        <w:ind w:left="-5" w:right="-14"/>
      </w:pPr>
      <w:r w:rsidRPr="006279ED">
        <w:t>Важный аспект</w:t>
      </w:r>
      <w:r w:rsidR="00AC35B1">
        <w:t xml:space="preserve"> 5 </w:t>
      </w:r>
      <w:r w:rsidRPr="006279ED">
        <w:t xml:space="preserve">Почему </w:t>
      </w:r>
      <w:r w:rsidR="00C21B1F">
        <w:t>—</w:t>
      </w:r>
      <w:r w:rsidR="00D85609">
        <w:rPr>
          <w:lang w:val="ru-RU"/>
        </w:rPr>
        <w:t xml:space="preserve"> </w:t>
      </w:r>
      <w:r w:rsidRPr="006279ED">
        <w:t xml:space="preserve">это не сама техника или число </w:t>
      </w:r>
      <w:r w:rsidR="00AC35B1">
        <w:t xml:space="preserve">5, </w:t>
      </w:r>
      <w:r w:rsidRPr="006279ED">
        <w:t xml:space="preserve">а то, что </w:t>
      </w:r>
      <w:r w:rsidR="008A3FB4">
        <w:rPr>
          <w:lang w:val="ru-RU"/>
        </w:rPr>
        <w:t>она</w:t>
      </w:r>
      <w:r w:rsidRPr="006279ED">
        <w:t xml:space="preserve"> является частью </w:t>
      </w:r>
      <w:r>
        <w:rPr>
          <w:lang w:val="ru-RU"/>
        </w:rPr>
        <w:t xml:space="preserve">образа мышления и культуры </w:t>
      </w:r>
      <w:r w:rsidR="00AC35B1">
        <w:t>“</w:t>
      </w:r>
      <w:r>
        <w:rPr>
          <w:lang w:val="ru-RU"/>
        </w:rPr>
        <w:t>остановись</w:t>
      </w:r>
      <w:r w:rsidRPr="006279ED">
        <w:rPr>
          <w:lang w:val="ru-RU"/>
        </w:rPr>
        <w:t xml:space="preserve"> </w:t>
      </w:r>
      <w:r>
        <w:rPr>
          <w:lang w:val="ru-RU"/>
        </w:rPr>
        <w:t>и</w:t>
      </w:r>
      <w:r w:rsidRPr="006279ED">
        <w:rPr>
          <w:lang w:val="ru-RU"/>
        </w:rPr>
        <w:t xml:space="preserve"> </w:t>
      </w:r>
      <w:r>
        <w:rPr>
          <w:lang w:val="ru-RU"/>
        </w:rPr>
        <w:t>исправь</w:t>
      </w:r>
      <w:r w:rsidR="00AC35B1">
        <w:t>”</w:t>
      </w:r>
      <w:r w:rsidR="00AF1F5F">
        <w:rPr>
          <w:lang w:val="ru-RU"/>
        </w:rPr>
        <w:t xml:space="preserve"> </w:t>
      </w:r>
      <w:r w:rsidR="008A3FB4">
        <w:rPr>
          <w:lang w:val="ru-RU"/>
        </w:rPr>
        <w:t>и</w:t>
      </w:r>
      <w:r w:rsidR="00AC35B1">
        <w:t xml:space="preserve"> </w:t>
      </w:r>
      <w:r>
        <w:rPr>
          <w:lang w:val="ru-RU"/>
        </w:rPr>
        <w:t xml:space="preserve">решения проблем путём поиска корневых </w:t>
      </w:r>
      <w:commentRangeStart w:id="76"/>
      <w:r>
        <w:rPr>
          <w:lang w:val="ru-RU"/>
        </w:rPr>
        <w:t>причин</w:t>
      </w:r>
      <w:commentRangeEnd w:id="76"/>
      <w:r w:rsidR="008F4400">
        <w:rPr>
          <w:rStyle w:val="CommentReference"/>
        </w:rPr>
        <w:commentReference w:id="76"/>
      </w:r>
      <w:ins w:id="77" w:author="Пользователь" w:date="2020-09-27T07:37:00Z">
        <w:r w:rsidR="006A6E97">
          <w:rPr>
            <w:lang w:val="ru-RU"/>
          </w:rPr>
          <w:t>,</w:t>
        </w:r>
      </w:ins>
      <w:r>
        <w:rPr>
          <w:lang w:val="ru-RU"/>
        </w:rPr>
        <w:t xml:space="preserve"> широко распространённ</w:t>
      </w:r>
      <w:r w:rsidR="008906C9">
        <w:rPr>
          <w:lang w:val="ru-RU"/>
        </w:rPr>
        <w:t>ым</w:t>
      </w:r>
      <w:r>
        <w:rPr>
          <w:lang w:val="ru-RU"/>
        </w:rPr>
        <w:t xml:space="preserve"> в </w:t>
      </w:r>
      <w:r w:rsidR="00AC35B1">
        <w:t xml:space="preserve">Toyota. </w:t>
      </w:r>
      <w:r w:rsidR="008A3FB4" w:rsidRPr="008A3FB4">
        <w:t>Людей обучают чтобы они получили навыки глубокого решения проблем</w:t>
      </w:r>
      <w:r w:rsidR="00AC35B1">
        <w:t xml:space="preserve">; </w:t>
      </w:r>
      <w:r w:rsidR="008A3FB4">
        <w:rPr>
          <w:lang w:val="ru-RU"/>
        </w:rPr>
        <w:t>не жить с этими проблемами, но глубоко продумывать</w:t>
      </w:r>
      <w:r w:rsidR="00AC35B1">
        <w:t xml:space="preserve">. </w:t>
      </w:r>
      <w:r w:rsidR="008A3FB4" w:rsidRPr="008A3FB4">
        <w:t xml:space="preserve">Также существует связь между </w:t>
      </w:r>
      <w:r w:rsidR="008A3FB4" w:rsidRPr="008A3FB4">
        <w:rPr>
          <w:i/>
        </w:rPr>
        <w:t>Пойди и Посмотри</w:t>
      </w:r>
      <w:r w:rsidR="00AC35B1">
        <w:t xml:space="preserve"> </w:t>
      </w:r>
      <w:r w:rsidR="008A3FB4" w:rsidRPr="008A3FB4">
        <w:t xml:space="preserve">и </w:t>
      </w:r>
      <w:r w:rsidR="00AC35B1">
        <w:t xml:space="preserve">5 </w:t>
      </w:r>
      <w:r w:rsidR="008A3FB4" w:rsidRPr="008A3FB4">
        <w:t>Почему</w:t>
      </w:r>
      <w:r w:rsidR="00AC35B1">
        <w:t xml:space="preserve">: </w:t>
      </w:r>
      <w:r w:rsidR="008A3FB4" w:rsidRPr="008A3FB4">
        <w:t xml:space="preserve">Людям легко делать неверные </w:t>
      </w:r>
      <w:r w:rsidR="008A3FB4" w:rsidRPr="008A3FB4">
        <w:rPr>
          <w:i/>
        </w:rPr>
        <w:t>догадки</w:t>
      </w:r>
      <w:r w:rsidR="00AC35B1">
        <w:t xml:space="preserve"> </w:t>
      </w:r>
      <w:r w:rsidR="008A3FB4" w:rsidRPr="008A3FB4">
        <w:t xml:space="preserve">или </w:t>
      </w:r>
      <w:r w:rsidR="008A3FB4">
        <w:rPr>
          <w:lang w:val="ru-RU"/>
        </w:rPr>
        <w:t xml:space="preserve">получить недостаточно точные </w:t>
      </w:r>
      <w:commentRangeStart w:id="78"/>
      <w:r w:rsidR="008A3FB4">
        <w:rPr>
          <w:lang w:val="ru-RU"/>
        </w:rPr>
        <w:t>ответы</w:t>
      </w:r>
      <w:commentRangeEnd w:id="78"/>
      <w:r w:rsidR="008F4400">
        <w:rPr>
          <w:rStyle w:val="CommentReference"/>
        </w:rPr>
        <w:commentReference w:id="78"/>
      </w:r>
      <w:ins w:id="79" w:author="Пользователь" w:date="2020-09-27T07:37:00Z">
        <w:r w:rsidR="006A6E97">
          <w:rPr>
            <w:lang w:val="ru-RU"/>
          </w:rPr>
          <w:t>,</w:t>
        </w:r>
      </w:ins>
      <w:r w:rsidR="00AC35B1">
        <w:t xml:space="preserve"> </w:t>
      </w:r>
      <w:r w:rsidR="008A3FB4">
        <w:rPr>
          <w:lang w:val="ru-RU"/>
        </w:rPr>
        <w:t xml:space="preserve">если они не посмотрят на реальные факты </w:t>
      </w:r>
      <w:r w:rsidR="003C7578">
        <w:rPr>
          <w:lang w:val="ru-RU"/>
        </w:rPr>
        <w:t xml:space="preserve">непосредственно </w:t>
      </w:r>
      <w:r w:rsidR="008A3FB4">
        <w:rPr>
          <w:lang w:val="ru-RU"/>
        </w:rPr>
        <w:t>на месте возникновения проблемы</w:t>
      </w:r>
      <w:r w:rsidR="00AC35B1">
        <w:t>.</w:t>
      </w:r>
    </w:p>
    <w:p w14:paraId="368AEDB1" w14:textId="4E81924E" w:rsidR="00C64647" w:rsidRPr="00094545" w:rsidRDefault="00094545" w:rsidP="00C33FB5">
      <w:pPr>
        <w:spacing w:after="120" w:line="264" w:lineRule="auto"/>
        <w:ind w:left="-6" w:right="0" w:hanging="11"/>
        <w:jc w:val="left"/>
        <w:rPr>
          <w:lang w:val="ru-RU"/>
        </w:rPr>
      </w:pPr>
      <w:r>
        <w:rPr>
          <w:rFonts w:ascii="Arial" w:eastAsia="Arial" w:hAnsi="Arial" w:cs="Arial"/>
          <w:sz w:val="16"/>
          <w:lang w:val="ru-RU"/>
        </w:rPr>
        <w:t>Рис</w:t>
      </w:r>
      <w:r w:rsidRPr="00094545">
        <w:rPr>
          <w:rFonts w:ascii="Arial" w:eastAsia="Arial" w:hAnsi="Arial" w:cs="Arial"/>
          <w:sz w:val="16"/>
          <w:lang w:val="ru-RU"/>
        </w:rPr>
        <w:t xml:space="preserve"> </w:t>
      </w:r>
      <w:r w:rsidR="00AC35B1">
        <w:rPr>
          <w:rFonts w:ascii="Arial" w:eastAsia="Arial" w:hAnsi="Arial" w:cs="Arial"/>
          <w:sz w:val="16"/>
        </w:rPr>
        <w:t xml:space="preserve">1.4 </w:t>
      </w:r>
      <w:r>
        <w:rPr>
          <w:rFonts w:ascii="Arial" w:eastAsia="Arial" w:hAnsi="Arial" w:cs="Arial"/>
          <w:sz w:val="16"/>
          <w:lang w:val="ru-RU"/>
        </w:rPr>
        <w:t>Граф</w:t>
      </w:r>
      <w:r w:rsidRPr="00094545">
        <w:rPr>
          <w:rFonts w:ascii="Arial" w:eastAsia="Arial" w:hAnsi="Arial" w:cs="Arial"/>
          <w:sz w:val="16"/>
          <w:lang w:val="ru-RU"/>
        </w:rPr>
        <w:t xml:space="preserve"> 5 </w:t>
      </w:r>
      <w:r>
        <w:rPr>
          <w:rFonts w:ascii="Arial" w:eastAsia="Arial" w:hAnsi="Arial" w:cs="Arial"/>
          <w:sz w:val="16"/>
          <w:lang w:val="ru-RU"/>
        </w:rPr>
        <w:t>Почему</w:t>
      </w:r>
      <w:r w:rsidRPr="00094545">
        <w:rPr>
          <w:rFonts w:ascii="Arial" w:eastAsia="Arial" w:hAnsi="Arial" w:cs="Arial"/>
          <w:sz w:val="16"/>
          <w:lang w:val="ru-RU"/>
        </w:rPr>
        <w:t xml:space="preserve"> </w:t>
      </w:r>
      <w:r w:rsidR="00AC35B1">
        <w:rPr>
          <w:rFonts w:ascii="Arial" w:eastAsia="Arial" w:hAnsi="Arial" w:cs="Arial"/>
          <w:sz w:val="16"/>
        </w:rPr>
        <w:t>—</w:t>
      </w:r>
      <w:r w:rsidRPr="00094545">
        <w:rPr>
          <w:rFonts w:ascii="Arial" w:eastAsia="Arial" w:hAnsi="Arial" w:cs="Arial"/>
          <w:sz w:val="16"/>
          <w:lang w:val="ru-RU"/>
        </w:rPr>
        <w:t xml:space="preserve"> </w:t>
      </w:r>
      <w:r>
        <w:rPr>
          <w:rFonts w:ascii="Arial" w:eastAsia="Arial" w:hAnsi="Arial" w:cs="Arial"/>
          <w:sz w:val="16"/>
          <w:lang w:val="ru-RU"/>
        </w:rPr>
        <w:t>люди</w:t>
      </w:r>
      <w:r w:rsidRPr="00094545">
        <w:rPr>
          <w:rFonts w:ascii="Arial" w:eastAsia="Arial" w:hAnsi="Arial" w:cs="Arial"/>
          <w:sz w:val="16"/>
          <w:lang w:val="ru-RU"/>
        </w:rPr>
        <w:t xml:space="preserve"> </w:t>
      </w:r>
      <w:r>
        <w:rPr>
          <w:rFonts w:ascii="Arial" w:eastAsia="Arial" w:hAnsi="Arial" w:cs="Arial"/>
          <w:sz w:val="16"/>
          <w:lang w:val="ru-RU"/>
        </w:rPr>
        <w:t>меняю</w:t>
      </w:r>
      <w:r w:rsidR="003A4DB7">
        <w:rPr>
          <w:rFonts w:ascii="Arial" w:eastAsia="Arial" w:hAnsi="Arial" w:cs="Arial"/>
          <w:sz w:val="16"/>
          <w:lang w:val="ru-RU"/>
        </w:rPr>
        <w:t>т</w:t>
      </w:r>
      <w:r w:rsidRPr="00094545">
        <w:rPr>
          <w:rFonts w:ascii="Arial" w:eastAsia="Arial" w:hAnsi="Arial" w:cs="Arial"/>
          <w:sz w:val="16"/>
          <w:lang w:val="ru-RU"/>
        </w:rPr>
        <w:t xml:space="preserve"> </w:t>
      </w:r>
      <w:r>
        <w:rPr>
          <w:rFonts w:ascii="Arial" w:eastAsia="Arial" w:hAnsi="Arial" w:cs="Arial"/>
          <w:sz w:val="16"/>
          <w:lang w:val="ru-RU"/>
        </w:rPr>
        <w:t>команды</w:t>
      </w:r>
      <w:r w:rsidRPr="00094545">
        <w:rPr>
          <w:rFonts w:ascii="Arial" w:eastAsia="Arial" w:hAnsi="Arial" w:cs="Arial"/>
          <w:sz w:val="16"/>
          <w:lang w:val="ru-RU"/>
        </w:rPr>
        <w:t xml:space="preserve"> </w:t>
      </w:r>
      <w:r>
        <w:rPr>
          <w:rFonts w:ascii="Arial" w:eastAsia="Arial" w:hAnsi="Arial" w:cs="Arial"/>
          <w:sz w:val="16"/>
          <w:lang w:val="ru-RU"/>
        </w:rPr>
        <w:t>слишком часто</w:t>
      </w:r>
    </w:p>
    <w:p w14:paraId="0ACD685C" w14:textId="77777777" w:rsidR="00C64647" w:rsidRDefault="00AC35B1" w:rsidP="00C33FB5">
      <w:pPr>
        <w:spacing w:after="240" w:line="259" w:lineRule="auto"/>
        <w:ind w:left="0" w:right="0" w:firstLine="0"/>
        <w:jc w:val="left"/>
      </w:pPr>
      <w:r>
        <w:rPr>
          <w:noProof/>
        </w:rPr>
        <w:drawing>
          <wp:inline distT="0" distB="0" distL="0" distR="0" wp14:anchorId="5BD75DC0" wp14:editId="70347BB1">
            <wp:extent cx="5554980" cy="162306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23"/>
                    <a:stretch>
                      <a:fillRect/>
                    </a:stretch>
                  </pic:blipFill>
                  <pic:spPr>
                    <a:xfrm>
                      <a:off x="0" y="0"/>
                      <a:ext cx="5554980" cy="1623060"/>
                    </a:xfrm>
                    <a:prstGeom prst="rect">
                      <a:avLst/>
                    </a:prstGeom>
                  </pic:spPr>
                </pic:pic>
              </a:graphicData>
            </a:graphic>
          </wp:inline>
        </w:drawing>
      </w:r>
    </w:p>
    <w:p w14:paraId="052948B9" w14:textId="4FDF82A1" w:rsidR="00C64647" w:rsidRPr="008A3FB4" w:rsidRDefault="008A3FB4" w:rsidP="008A3FB4">
      <w:pPr>
        <w:pStyle w:val="Heading3"/>
        <w:rPr>
          <w:lang w:val="ru-RU"/>
        </w:rPr>
      </w:pPr>
      <w:r>
        <w:rPr>
          <w:lang w:val="ru-RU"/>
        </w:rPr>
        <w:t>Ценности и Потери</w:t>
      </w:r>
    </w:p>
    <w:p w14:paraId="1BD796A2" w14:textId="5F02B746" w:rsidR="008A3FB4" w:rsidRDefault="008A3FB4">
      <w:pPr>
        <w:ind w:right="0"/>
      </w:pPr>
      <w:r w:rsidRPr="008A3FB4">
        <w:t>Что улучшать в процессе кайдзен? Чтобы ответить на этот вопрос в соответствии с бережливым мышлением, требуется понимание того, что такое ценности и потери.</w:t>
      </w:r>
    </w:p>
    <w:p w14:paraId="063DE814" w14:textId="77777777" w:rsidR="008A3FB4" w:rsidRDefault="008A3FB4">
      <w:pPr>
        <w:spacing w:after="0" w:line="240" w:lineRule="auto"/>
        <w:ind w:left="0" w:right="0" w:firstLine="0"/>
        <w:jc w:val="left"/>
      </w:pPr>
      <w:r>
        <w:br w:type="page"/>
      </w:r>
    </w:p>
    <w:p w14:paraId="38BA8BE2" w14:textId="00EBD541" w:rsidR="00C64647" w:rsidRDefault="008A3FB4">
      <w:pPr>
        <w:ind w:right="0"/>
      </w:pPr>
      <w:r>
        <w:rPr>
          <w:b/>
          <w:lang w:val="ru-RU"/>
        </w:rPr>
        <w:lastRenderedPageBreak/>
        <w:t>Ценности</w:t>
      </w:r>
      <w:r w:rsidRPr="008A3FB4">
        <w:rPr>
          <w:b/>
          <w:lang w:val="ru-RU"/>
        </w:rPr>
        <w:t xml:space="preserve"> </w:t>
      </w:r>
      <w:r w:rsidR="00AC35B1">
        <w:t>—</w:t>
      </w:r>
      <w:r w:rsidRPr="008A3FB4">
        <w:rPr>
          <w:lang w:val="ru-RU"/>
        </w:rPr>
        <w:t xml:space="preserve"> </w:t>
      </w:r>
      <w:r w:rsidRPr="008A3FB4">
        <w:rPr>
          <w:i/>
          <w:iCs/>
          <w:lang w:val="ru-RU"/>
        </w:rPr>
        <w:t>Моменты действий или возникновения идей, в результате чего создаётся продукт, за котор</w:t>
      </w:r>
      <w:ins w:id="80" w:author="Пользователь" w:date="2020-09-27T07:37:00Z">
        <w:r w:rsidR="00E164C3">
          <w:rPr>
            <w:i/>
            <w:iCs/>
            <w:lang w:val="ru-RU"/>
          </w:rPr>
          <w:t>ы</w:t>
        </w:r>
      </w:ins>
      <w:commentRangeStart w:id="81"/>
      <w:del w:id="82" w:author="Пользователь" w:date="2020-09-27T07:37:00Z">
        <w:r w:rsidRPr="008A3FB4" w:rsidDel="00E164C3">
          <w:rPr>
            <w:i/>
            <w:iCs/>
            <w:lang w:val="ru-RU"/>
          </w:rPr>
          <w:delText>о</w:delText>
        </w:r>
      </w:del>
      <w:commentRangeEnd w:id="81"/>
      <w:r w:rsidR="008F4400">
        <w:rPr>
          <w:rStyle w:val="CommentReference"/>
        </w:rPr>
        <w:commentReference w:id="81"/>
      </w:r>
      <w:r w:rsidRPr="008A3FB4">
        <w:rPr>
          <w:i/>
          <w:iCs/>
          <w:lang w:val="ru-RU"/>
        </w:rPr>
        <w:t>й клиент</w:t>
      </w:r>
      <w:r w:rsidR="00292C10" w:rsidRPr="0067103D">
        <w:rPr>
          <w:szCs w:val="20"/>
          <w:vertAlign w:val="superscript"/>
        </w:rPr>
        <w:footnoteReference w:id="13"/>
      </w:r>
      <w:r w:rsidRPr="008A3FB4">
        <w:rPr>
          <w:i/>
          <w:iCs/>
          <w:lang w:val="ru-RU"/>
        </w:rPr>
        <w:t xml:space="preserve"> готов платить.</w:t>
      </w:r>
      <w:r w:rsidRPr="008A3FB4">
        <w:rPr>
          <w:lang w:val="ru-RU"/>
        </w:rPr>
        <w:t xml:space="preserve"> </w:t>
      </w:r>
      <w:r w:rsidRPr="00292C10">
        <w:rPr>
          <w:lang w:val="ru-RU"/>
        </w:rPr>
        <w:t xml:space="preserve">Другими словами, ценно то, что является таковым в глазах </w:t>
      </w:r>
      <w:r w:rsidRPr="00292C10">
        <w:rPr>
          <w:i/>
          <w:iCs/>
          <w:lang w:val="ru-RU"/>
        </w:rPr>
        <w:t>внешнего</w:t>
      </w:r>
      <w:r w:rsidR="004679A5" w:rsidRPr="0067103D">
        <w:rPr>
          <w:szCs w:val="20"/>
          <w:vertAlign w:val="superscript"/>
        </w:rPr>
        <w:footnoteReference w:id="14"/>
      </w:r>
      <w:r w:rsidRPr="00292C10">
        <w:rPr>
          <w:lang w:val="ru-RU"/>
        </w:rPr>
        <w:t xml:space="preserve"> заказчика. Представьте, как будто бы клиенты наблюдают за работой в вашем офисе. В какие моменты они пожелали бы залезть к себе в карман, вытащить деньги и отдать их вам?</w:t>
      </w:r>
    </w:p>
    <w:p w14:paraId="67953E6E" w14:textId="4848175D" w:rsidR="00C64647" w:rsidRDefault="00292C10">
      <w:pPr>
        <w:ind w:right="0"/>
      </w:pPr>
      <w:r>
        <w:rPr>
          <w:b/>
          <w:lang w:val="ru-RU"/>
        </w:rPr>
        <w:t>Потери</w:t>
      </w:r>
      <w:r w:rsidRPr="00292C10">
        <w:rPr>
          <w:b/>
          <w:lang w:val="ru-RU"/>
        </w:rPr>
        <w:t xml:space="preserve"> </w:t>
      </w:r>
      <w:r w:rsidR="00AC35B1">
        <w:t>—</w:t>
      </w:r>
      <w:r w:rsidRPr="00292C10">
        <w:rPr>
          <w:lang w:val="ru-RU"/>
        </w:rPr>
        <w:t xml:space="preserve"> </w:t>
      </w:r>
      <w:r w:rsidRPr="00292C10">
        <w:t>Все остальные моменты или действия, которые не добавляют ценности, но при этом потребляют ресурсы. Потери возникают из-за перегруженных сотрудников, узких мест (bottleneck), ожиданий, передачи, принятия желаемого за действительное, рассеивания информации и многого другого.</w:t>
      </w:r>
    </w:p>
    <w:p w14:paraId="2CA93A07" w14:textId="2EDD92F7" w:rsidR="00292C10" w:rsidRPr="00E50E35" w:rsidRDefault="00C406CE" w:rsidP="00FA768A">
      <w:pPr>
        <w:spacing w:after="120" w:line="259" w:lineRule="auto"/>
        <w:ind w:left="11" w:right="0" w:hanging="11"/>
        <w:rPr>
          <w:lang w:val="ru-RU"/>
        </w:rPr>
      </w:pPr>
      <w:r>
        <w:rPr>
          <w:lang w:val="ru-RU"/>
        </w:rPr>
        <w:t>Один</w:t>
      </w:r>
      <w:r w:rsidRPr="00C406CE">
        <w:rPr>
          <w:lang w:val="ru-RU"/>
        </w:rPr>
        <w:t xml:space="preserve"> </w:t>
      </w:r>
      <w:r>
        <w:rPr>
          <w:lang w:val="ru-RU"/>
        </w:rPr>
        <w:t>из</w:t>
      </w:r>
      <w:r w:rsidRPr="00C406CE">
        <w:rPr>
          <w:lang w:val="ru-RU"/>
        </w:rPr>
        <w:t xml:space="preserve"> </w:t>
      </w:r>
      <w:r>
        <w:rPr>
          <w:lang w:val="ru-RU"/>
        </w:rPr>
        <w:t>видов</w:t>
      </w:r>
      <w:r w:rsidRPr="00C406CE">
        <w:rPr>
          <w:lang w:val="ru-RU"/>
        </w:rPr>
        <w:t xml:space="preserve"> </w:t>
      </w:r>
      <w:r>
        <w:rPr>
          <w:lang w:val="ru-RU"/>
        </w:rPr>
        <w:t>анализа</w:t>
      </w:r>
      <w:r w:rsidRPr="00C406CE">
        <w:rPr>
          <w:lang w:val="ru-RU"/>
        </w:rPr>
        <w:t xml:space="preserve"> </w:t>
      </w:r>
      <w:r>
        <w:rPr>
          <w:lang w:val="ru-RU"/>
        </w:rPr>
        <w:t>в</w:t>
      </w:r>
      <w:r w:rsidRPr="00C406CE">
        <w:rPr>
          <w:lang w:val="ru-RU"/>
        </w:rPr>
        <w:t xml:space="preserve"> </w:t>
      </w:r>
      <w:r>
        <w:rPr>
          <w:lang w:val="ru-RU"/>
        </w:rPr>
        <w:t>бережливом</w:t>
      </w:r>
      <w:r w:rsidRPr="00C406CE">
        <w:rPr>
          <w:lang w:val="ru-RU"/>
        </w:rPr>
        <w:t xml:space="preserve"> </w:t>
      </w:r>
      <w:r>
        <w:rPr>
          <w:lang w:val="ru-RU"/>
        </w:rPr>
        <w:t>мышлении</w:t>
      </w:r>
      <w:r w:rsidRPr="00C406CE">
        <w:rPr>
          <w:lang w:val="ru-RU"/>
        </w:rPr>
        <w:t xml:space="preserve"> </w:t>
      </w:r>
      <w:r w:rsidRPr="00292C10">
        <w:t xml:space="preserve">— </w:t>
      </w:r>
      <w:r>
        <w:rPr>
          <w:lang w:val="ru-RU"/>
        </w:rPr>
        <w:t>оценивать</w:t>
      </w:r>
      <w:r w:rsidRPr="00C406CE">
        <w:rPr>
          <w:lang w:val="ru-RU"/>
        </w:rPr>
        <w:t xml:space="preserve"> </w:t>
      </w:r>
      <w:r>
        <w:rPr>
          <w:lang w:val="ru-RU"/>
        </w:rPr>
        <w:t xml:space="preserve">все моменты потерь и ценностей </w:t>
      </w:r>
      <w:r w:rsidR="00AC35B1">
        <w:t>“</w:t>
      </w:r>
      <w:r>
        <w:rPr>
          <w:lang w:val="ru-RU"/>
        </w:rPr>
        <w:t xml:space="preserve">от концепции </w:t>
      </w:r>
      <w:r w:rsidR="00E50E35">
        <w:rPr>
          <w:lang w:val="ru-RU"/>
        </w:rPr>
        <w:t>до</w:t>
      </w:r>
      <w:r>
        <w:rPr>
          <w:lang w:val="ru-RU"/>
        </w:rPr>
        <w:t xml:space="preserve"> прибыли</w:t>
      </w:r>
      <w:r w:rsidR="00AC35B1">
        <w:t>.”</w:t>
      </w:r>
      <w:r w:rsidR="00AC35B1" w:rsidRPr="0067103D">
        <w:rPr>
          <w:szCs w:val="20"/>
          <w:vertAlign w:val="superscript"/>
        </w:rPr>
        <w:footnoteReference w:id="15"/>
      </w:r>
      <w:r w:rsidR="00AC35B1">
        <w:t xml:space="preserve"> </w:t>
      </w:r>
      <w:r w:rsidR="00E50E35">
        <w:rPr>
          <w:lang w:val="ru-RU"/>
        </w:rPr>
        <w:t>Благодаря</w:t>
      </w:r>
      <w:r w:rsidR="00E50E35" w:rsidRPr="00E50E35">
        <w:rPr>
          <w:lang w:val="ru-RU"/>
        </w:rPr>
        <w:t xml:space="preserve"> </w:t>
      </w:r>
      <w:r w:rsidR="00E50E35">
        <w:rPr>
          <w:lang w:val="ru-RU"/>
        </w:rPr>
        <w:t>такому</w:t>
      </w:r>
      <w:r w:rsidR="00E50E35" w:rsidRPr="00E50E35">
        <w:rPr>
          <w:lang w:val="ru-RU"/>
        </w:rPr>
        <w:t xml:space="preserve"> </w:t>
      </w:r>
      <w:r w:rsidR="00E50E35">
        <w:rPr>
          <w:lang w:val="ru-RU"/>
        </w:rPr>
        <w:t>измерению</w:t>
      </w:r>
      <w:r w:rsidR="00E50E35" w:rsidRPr="00E50E35">
        <w:rPr>
          <w:lang w:val="ru-RU"/>
        </w:rPr>
        <w:t xml:space="preserve"> </w:t>
      </w:r>
      <w:r w:rsidR="00E50E35">
        <w:rPr>
          <w:lang w:val="ru-RU"/>
        </w:rPr>
        <w:t>можно посчитать суммарное время, потраченное на производство ценности и общее</w:t>
      </w:r>
      <w:r w:rsidR="00AC35B1">
        <w:t xml:space="preserve"> </w:t>
      </w:r>
      <w:r w:rsidR="00E50E35">
        <w:rPr>
          <w:i/>
          <w:lang w:val="ru-RU"/>
        </w:rPr>
        <w:t>время выполнения</w:t>
      </w:r>
      <w:r w:rsidR="00E50E35" w:rsidRPr="00E50E35">
        <w:rPr>
          <w:lang w:val="ru-RU"/>
        </w:rPr>
        <w:t xml:space="preserve"> </w:t>
      </w:r>
      <w:r w:rsidR="00AC35B1">
        <w:t>(</w:t>
      </w:r>
      <w:r w:rsidR="00E50E35">
        <w:rPr>
          <w:lang w:val="ru-RU"/>
        </w:rPr>
        <w:t>от концепции до прибыли</w:t>
      </w:r>
      <w:r w:rsidR="00AC35B1">
        <w:t xml:space="preserve">), </w:t>
      </w:r>
      <w:r w:rsidR="00E50E35">
        <w:rPr>
          <w:lang w:val="ru-RU"/>
        </w:rPr>
        <w:t>и затем вычислить:</w:t>
      </w:r>
    </w:p>
    <w:p w14:paraId="19DCFA2A" w14:textId="3AB2FBC6" w:rsidR="00C64647" w:rsidRPr="00E50E35" w:rsidRDefault="00E50E35" w:rsidP="00E50E35">
      <w:pPr>
        <w:spacing w:after="0" w:line="463" w:lineRule="auto"/>
        <w:ind w:left="426" w:right="49"/>
        <w:rPr>
          <w:lang w:val="ru-RU"/>
        </w:rPr>
      </w:pPr>
      <w:r>
        <w:rPr>
          <w:b/>
          <w:lang w:val="ru-RU"/>
        </w:rPr>
        <w:t>коэффициент</w:t>
      </w:r>
      <w:r w:rsidRPr="00E50E35">
        <w:rPr>
          <w:b/>
          <w:lang w:val="ru-RU"/>
        </w:rPr>
        <w:t xml:space="preserve"> </w:t>
      </w:r>
      <w:r>
        <w:rPr>
          <w:b/>
          <w:lang w:val="ru-RU"/>
        </w:rPr>
        <w:t>ценности</w:t>
      </w:r>
      <w:r w:rsidRPr="00E50E35">
        <w:rPr>
          <w:b/>
          <w:lang w:val="ru-RU"/>
        </w:rPr>
        <w:t xml:space="preserve"> </w:t>
      </w:r>
      <w:r w:rsidR="00AC35B1">
        <w:t xml:space="preserve">= </w:t>
      </w:r>
      <w:r>
        <w:rPr>
          <w:lang w:val="ru-RU"/>
        </w:rPr>
        <w:t>суммарное</w:t>
      </w:r>
      <w:r w:rsidRPr="00E50E35">
        <w:rPr>
          <w:lang w:val="ru-RU"/>
        </w:rPr>
        <w:t>-</w:t>
      </w:r>
      <w:r>
        <w:rPr>
          <w:lang w:val="ru-RU"/>
        </w:rPr>
        <w:t>время</w:t>
      </w:r>
      <w:r w:rsidR="00AC35B1">
        <w:t>-</w:t>
      </w:r>
      <w:r>
        <w:rPr>
          <w:lang w:val="ru-RU"/>
        </w:rPr>
        <w:t>на-ценности</w:t>
      </w:r>
      <w:r w:rsidR="00AC35B1">
        <w:t xml:space="preserve"> / </w:t>
      </w:r>
      <w:r>
        <w:rPr>
          <w:lang w:val="ru-RU"/>
        </w:rPr>
        <w:t>суммарное-время</w:t>
      </w:r>
      <w:r w:rsidR="00AC35B1">
        <w:t>-</w:t>
      </w:r>
      <w:r>
        <w:rPr>
          <w:lang w:val="ru-RU"/>
        </w:rPr>
        <w:t>выполнения</w:t>
      </w:r>
    </w:p>
    <w:p w14:paraId="4D75EA95" w14:textId="38DE3EB0" w:rsidR="00C64647" w:rsidRDefault="00F149E9">
      <w:pPr>
        <w:spacing w:after="186" w:line="247" w:lineRule="auto"/>
        <w:ind w:right="3"/>
      </w:pPr>
      <w:r>
        <w:rPr>
          <w:lang w:val="ru-RU"/>
        </w:rPr>
        <w:t>Мы</w:t>
      </w:r>
      <w:r w:rsidRPr="00F149E9">
        <w:rPr>
          <w:lang w:val="ru-RU"/>
        </w:rPr>
        <w:t xml:space="preserve"> </w:t>
      </w:r>
      <w:del w:id="83" w:author="Пользователь" w:date="2020-09-27T15:06:00Z">
        <w:r w:rsidDel="002B3881">
          <w:rPr>
            <w:lang w:val="ru-RU"/>
          </w:rPr>
          <w:delText>много</w:delText>
        </w:r>
        <w:r w:rsidRPr="00F149E9" w:rsidDel="002B3881">
          <w:rPr>
            <w:lang w:val="ru-RU"/>
          </w:rPr>
          <w:delText xml:space="preserve"> </w:delText>
        </w:r>
        <w:r w:rsidDel="002B3881">
          <w:rPr>
            <w:lang w:val="ru-RU"/>
          </w:rPr>
          <w:delText>переделали</w:delText>
        </w:r>
        <w:r w:rsidRPr="00F149E9" w:rsidDel="002B3881">
          <w:rPr>
            <w:lang w:val="ru-RU"/>
          </w:rPr>
          <w:delText xml:space="preserve"> </w:delText>
        </w:r>
      </w:del>
      <w:commentRangeStart w:id="84"/>
      <w:commentRangeStart w:id="85"/>
      <w:r>
        <w:rPr>
          <w:lang w:val="ru-RU"/>
        </w:rPr>
        <w:t>много</w:t>
      </w:r>
      <w:r w:rsidRPr="00F149E9">
        <w:rPr>
          <w:lang w:val="ru-RU"/>
        </w:rPr>
        <w:t xml:space="preserve"> </w:t>
      </w:r>
      <w:commentRangeEnd w:id="84"/>
      <w:r w:rsidR="008F4400">
        <w:rPr>
          <w:rStyle w:val="CommentReference"/>
        </w:rPr>
        <w:commentReference w:id="84"/>
      </w:r>
      <w:commentRangeEnd w:id="85"/>
      <w:r w:rsidR="00AA1C40">
        <w:rPr>
          <w:rStyle w:val="CommentReference"/>
        </w:rPr>
        <w:commentReference w:id="85"/>
      </w:r>
      <w:del w:id="86" w:author="Пользователь" w:date="2020-09-27T15:06:00Z">
        <w:r w:rsidDel="002B3881">
          <w:rPr>
            <w:lang w:val="ru-RU"/>
          </w:rPr>
          <w:delText>работы</w:delText>
        </w:r>
        <w:r w:rsidRPr="00F149E9" w:rsidDel="002B3881">
          <w:rPr>
            <w:lang w:val="ru-RU"/>
          </w:rPr>
          <w:delText xml:space="preserve"> </w:delText>
        </w:r>
      </w:del>
      <w:ins w:id="87" w:author="Пользователь" w:date="2020-09-27T15:06:00Z">
        <w:r w:rsidR="002B3881">
          <w:rPr>
            <w:lang w:val="ru-RU"/>
          </w:rPr>
          <w:t xml:space="preserve">раз рисовали </w:t>
        </w:r>
      </w:ins>
      <w:ins w:id="88" w:author="Пользователь" w:date="2020-09-27T15:07:00Z">
        <w:r w:rsidR="002B3881">
          <w:rPr>
            <w:lang w:val="ru-RU"/>
          </w:rPr>
          <w:t>процессы на временной шкале</w:t>
        </w:r>
      </w:ins>
      <w:ins w:id="89" w:author="Пользователь" w:date="2020-09-27T15:06:00Z">
        <w:r w:rsidR="002B3881" w:rsidRPr="00F149E9">
          <w:rPr>
            <w:lang w:val="ru-RU"/>
          </w:rPr>
          <w:t xml:space="preserve"> </w:t>
        </w:r>
      </w:ins>
      <w:del w:id="90" w:author="Пользователь" w:date="2020-09-27T15:08:00Z">
        <w:r w:rsidDel="002B3881">
          <w:rPr>
            <w:lang w:val="ru-RU"/>
          </w:rPr>
          <w:delText>с</w:delText>
        </w:r>
        <w:r w:rsidRPr="00F149E9" w:rsidDel="002B3881">
          <w:rPr>
            <w:lang w:val="ru-RU"/>
          </w:rPr>
          <w:delText xml:space="preserve"> </w:delText>
        </w:r>
      </w:del>
      <w:ins w:id="91" w:author="Пользователь" w:date="2020-09-27T15:08:00Z">
        <w:r w:rsidR="002B3881">
          <w:rPr>
            <w:lang w:val="ru-RU"/>
          </w:rPr>
          <w:t xml:space="preserve">в </w:t>
        </w:r>
      </w:ins>
      <w:r>
        <w:rPr>
          <w:lang w:val="ru-RU"/>
        </w:rPr>
        <w:t>различны</w:t>
      </w:r>
      <w:ins w:id="92" w:author="Пользователь" w:date="2020-09-27T15:08:00Z">
        <w:r w:rsidR="002B3881">
          <w:rPr>
            <w:lang w:val="ru-RU"/>
          </w:rPr>
          <w:t>х</w:t>
        </w:r>
      </w:ins>
      <w:del w:id="93" w:author="Пользователь" w:date="2020-09-27T15:08:00Z">
        <w:r w:rsidDel="002B3881">
          <w:rPr>
            <w:lang w:val="ru-RU"/>
          </w:rPr>
          <w:delText>ми</w:delText>
        </w:r>
      </w:del>
      <w:r w:rsidRPr="00F149E9">
        <w:rPr>
          <w:lang w:val="ru-RU"/>
        </w:rPr>
        <w:t xml:space="preserve"> </w:t>
      </w:r>
      <w:r>
        <w:rPr>
          <w:lang w:val="ru-RU"/>
        </w:rPr>
        <w:t>продуктовы</w:t>
      </w:r>
      <w:ins w:id="94" w:author="Пользователь" w:date="2020-09-27T15:08:00Z">
        <w:r w:rsidR="002B3881">
          <w:rPr>
            <w:lang w:val="ru-RU"/>
          </w:rPr>
          <w:t>х</w:t>
        </w:r>
      </w:ins>
      <w:del w:id="95" w:author="Пользователь" w:date="2020-09-27T15:08:00Z">
        <w:r w:rsidDel="002B3881">
          <w:rPr>
            <w:lang w:val="ru-RU"/>
          </w:rPr>
          <w:delText>ми</w:delText>
        </w:r>
      </w:del>
      <w:r w:rsidRPr="00F149E9">
        <w:rPr>
          <w:lang w:val="ru-RU"/>
        </w:rPr>
        <w:t xml:space="preserve"> </w:t>
      </w:r>
      <w:r>
        <w:rPr>
          <w:lang w:val="ru-RU"/>
        </w:rPr>
        <w:t>группа</w:t>
      </w:r>
      <w:ins w:id="96" w:author="Пользователь" w:date="2020-09-27T15:08:00Z">
        <w:r w:rsidR="002B3881">
          <w:rPr>
            <w:lang w:val="ru-RU"/>
          </w:rPr>
          <w:t>х</w:t>
        </w:r>
      </w:ins>
      <w:del w:id="97" w:author="Пользователь" w:date="2020-09-27T15:08:00Z">
        <w:r w:rsidDel="002B3881">
          <w:rPr>
            <w:lang w:val="ru-RU"/>
          </w:rPr>
          <w:delText>ми</w:delText>
        </w:r>
      </w:del>
      <w:r w:rsidRPr="00F149E9">
        <w:rPr>
          <w:lang w:val="ru-RU"/>
        </w:rPr>
        <w:t xml:space="preserve">, </w:t>
      </w:r>
      <w:r>
        <w:rPr>
          <w:lang w:val="ru-RU"/>
        </w:rPr>
        <w:t>но</w:t>
      </w:r>
      <w:r w:rsidR="00AC35B1">
        <w:t xml:space="preserve"> </w:t>
      </w:r>
      <w:r>
        <w:rPr>
          <w:i/>
          <w:lang w:val="ru-RU"/>
        </w:rPr>
        <w:t xml:space="preserve">ни разу не видели коэффициент ценности выше 7 процентов </w:t>
      </w:r>
      <w:r w:rsidR="009648CB">
        <w:rPr>
          <w:i/>
          <w:lang w:val="ru-RU"/>
        </w:rPr>
        <w:t>в организации,</w:t>
      </w:r>
      <w:r>
        <w:rPr>
          <w:i/>
          <w:lang w:val="ru-RU"/>
        </w:rPr>
        <w:t xml:space="preserve"> разрабатывающей продукты</w:t>
      </w:r>
      <w:r w:rsidR="00AC35B1">
        <w:rPr>
          <w:i/>
        </w:rPr>
        <w:t xml:space="preserve">. </w:t>
      </w:r>
      <w:r>
        <w:rPr>
          <w:i/>
          <w:lang w:val="ru-RU"/>
        </w:rPr>
        <w:t>Другими</w:t>
      </w:r>
      <w:r w:rsidRPr="00F149E9">
        <w:rPr>
          <w:i/>
          <w:lang w:val="ru-RU"/>
        </w:rPr>
        <w:t xml:space="preserve"> </w:t>
      </w:r>
      <w:r>
        <w:rPr>
          <w:i/>
          <w:lang w:val="ru-RU"/>
        </w:rPr>
        <w:t>словами</w:t>
      </w:r>
      <w:r w:rsidR="00AC35B1">
        <w:rPr>
          <w:i/>
        </w:rPr>
        <w:t xml:space="preserve">, 93 </w:t>
      </w:r>
      <w:r>
        <w:rPr>
          <w:i/>
          <w:lang w:val="ru-RU"/>
        </w:rPr>
        <w:t>процента</w:t>
      </w:r>
      <w:r w:rsidRPr="00F149E9">
        <w:rPr>
          <w:i/>
          <w:lang w:val="ru-RU"/>
        </w:rPr>
        <w:t xml:space="preserve"> </w:t>
      </w:r>
      <w:r>
        <w:rPr>
          <w:i/>
          <w:lang w:val="ru-RU"/>
        </w:rPr>
        <w:t>времени</w:t>
      </w:r>
      <w:r w:rsidRPr="00F149E9">
        <w:rPr>
          <w:i/>
          <w:lang w:val="ru-RU"/>
        </w:rPr>
        <w:t xml:space="preserve"> </w:t>
      </w:r>
      <w:r>
        <w:rPr>
          <w:i/>
          <w:lang w:val="ru-RU"/>
        </w:rPr>
        <w:t>в разработке или</w:t>
      </w:r>
      <w:r w:rsidRPr="00F149E9">
        <w:rPr>
          <w:i/>
          <w:lang w:val="ru-RU"/>
        </w:rPr>
        <w:t xml:space="preserve"> </w:t>
      </w:r>
      <w:r>
        <w:rPr>
          <w:i/>
          <w:lang w:val="ru-RU"/>
        </w:rPr>
        <w:t>более</w:t>
      </w:r>
      <w:r w:rsidR="009648CB">
        <w:rPr>
          <w:i/>
          <w:lang w:val="ru-RU"/>
        </w:rPr>
        <w:t xml:space="preserve"> того</w:t>
      </w:r>
      <w:r w:rsidRPr="00F149E9">
        <w:rPr>
          <w:i/>
          <w:lang w:val="ru-RU"/>
        </w:rPr>
        <w:t xml:space="preserve"> </w:t>
      </w:r>
      <w:r>
        <w:rPr>
          <w:i/>
          <w:lang w:val="ru-RU"/>
        </w:rPr>
        <w:t xml:space="preserve">было </w:t>
      </w:r>
      <w:r w:rsidR="009648CB">
        <w:rPr>
          <w:i/>
          <w:lang w:val="ru-RU"/>
        </w:rPr>
        <w:t>временем,</w:t>
      </w:r>
      <w:r>
        <w:rPr>
          <w:i/>
          <w:lang w:val="ru-RU"/>
        </w:rPr>
        <w:t xml:space="preserve"> потраченным на потери</w:t>
      </w:r>
      <w:r w:rsidR="00AC35B1">
        <w:rPr>
          <w:b/>
          <w:i/>
        </w:rPr>
        <w:t>.</w:t>
      </w:r>
      <w:r w:rsidR="00AC35B1" w:rsidRPr="004068A6">
        <w:rPr>
          <w:szCs w:val="20"/>
          <w:vertAlign w:val="superscript"/>
        </w:rPr>
        <w:footnoteReference w:id="16"/>
      </w:r>
    </w:p>
    <w:p w14:paraId="3FB5415A" w14:textId="6A60CE2D" w:rsidR="00C64647" w:rsidRDefault="00292C10">
      <w:pPr>
        <w:ind w:right="0"/>
      </w:pPr>
      <w:r w:rsidRPr="00292C10">
        <w:rPr>
          <w:b/>
        </w:rPr>
        <w:t>Улучшения путём Избавления от Потерь</w:t>
      </w:r>
      <w:r w:rsidRPr="00292C10">
        <w:rPr>
          <w:b/>
          <w:lang w:val="ru-RU"/>
        </w:rPr>
        <w:t xml:space="preserve"> </w:t>
      </w:r>
      <w:r w:rsidR="00AC35B1">
        <w:t>—</w:t>
      </w:r>
      <w:r w:rsidRPr="00292C10">
        <w:rPr>
          <w:lang w:val="ru-RU"/>
        </w:rPr>
        <w:t xml:space="preserve"> </w:t>
      </w:r>
      <w:r w:rsidRPr="00292C10">
        <w:t>После того</w:t>
      </w:r>
      <w:ins w:id="98" w:author="Пользователь" w:date="2020-09-27T07:38:00Z">
        <w:r w:rsidR="00E164C3">
          <w:rPr>
            <w:lang w:val="ru-RU"/>
          </w:rPr>
          <w:t>,</w:t>
        </w:r>
      </w:ins>
      <w:commentRangeStart w:id="99"/>
      <w:r w:rsidRPr="00292C10">
        <w:t xml:space="preserve"> </w:t>
      </w:r>
      <w:commentRangeEnd w:id="99"/>
      <w:r w:rsidR="008F4400">
        <w:rPr>
          <w:rStyle w:val="CommentReference"/>
        </w:rPr>
        <w:commentReference w:id="99"/>
      </w:r>
      <w:r w:rsidRPr="00292C10">
        <w:t xml:space="preserve">как мы определили ценности и потери, перейдём к заслуживающему внимания различию в понимании улучшений с точки зрения бережливого подхода. Другие системы фокусируются на совершенствовании </w:t>
      </w:r>
      <w:r w:rsidRPr="00292C10">
        <w:rPr>
          <w:i/>
          <w:iCs/>
        </w:rPr>
        <w:t>существующих активностей, приносящих ценность</w:t>
      </w:r>
      <w:r w:rsidRPr="00292C10">
        <w:t>; например на улучшении навыков проектирования ПО. Достойная цель, без сомнения.</w:t>
      </w:r>
    </w:p>
    <w:p w14:paraId="2798F0C4" w14:textId="70B6F930" w:rsidR="00C64647" w:rsidRDefault="00292C10">
      <w:pPr>
        <w:ind w:right="0"/>
      </w:pPr>
      <w:r w:rsidRPr="00292C10">
        <w:t xml:space="preserve">Однако, поскольку, как правило, существуют лишь немного моментов производства ценности на протяжении временной линии — может быть 5 процентов — то их улучшением многого не достигнуть. Но с горой времени, приходящегося на протяжении всего процесса на потери, существуют </w:t>
      </w:r>
      <w:r w:rsidRPr="00292C10">
        <w:rPr>
          <w:i/>
          <w:iCs/>
        </w:rPr>
        <w:t>большие возможности улучшить общую долю ценности, уменьшая потери</w:t>
      </w:r>
      <w:r w:rsidRPr="00292C10">
        <w:t>.</w:t>
      </w:r>
    </w:p>
    <w:p w14:paraId="3159453A" w14:textId="147761EC" w:rsidR="00C567FD" w:rsidRDefault="00292C10">
      <w:pPr>
        <w:ind w:right="0"/>
      </w:pPr>
      <w:r w:rsidRPr="00292C10">
        <w:t xml:space="preserve">Например, распространённая потеря в разработке </w:t>
      </w:r>
      <w:r>
        <w:rPr>
          <w:lang w:val="ru-RU"/>
        </w:rPr>
        <w:t>продуктов</w:t>
      </w:r>
      <w:r w:rsidRPr="00292C10">
        <w:t xml:space="preserve"> </w:t>
      </w:r>
      <w:r w:rsidR="004C3D4B" w:rsidRPr="00292C10">
        <w:t>—</w:t>
      </w:r>
      <w:r w:rsidRPr="00292C10">
        <w:t xml:space="preserve"> это потеря от </w:t>
      </w:r>
      <w:r w:rsidRPr="00292C10">
        <w:rPr>
          <w:i/>
          <w:iCs/>
          <w:lang w:val="ru-RU"/>
        </w:rPr>
        <w:t>перепроизводства</w:t>
      </w:r>
      <w:r w:rsidRPr="00292C10">
        <w:t xml:space="preserve"> — </w:t>
      </w:r>
      <w:r>
        <w:rPr>
          <w:lang w:val="ru-RU"/>
        </w:rPr>
        <w:t>создание решений или функциональности которые на самом деле не нужны клиенту. И</w:t>
      </w:r>
      <w:r w:rsidRPr="00292C10">
        <w:t xml:space="preserve">меет лишь небольшой смысл фокусироваться на измерении и улучшении (например) эффективности </w:t>
      </w:r>
      <w:r>
        <w:rPr>
          <w:lang w:val="ru-RU"/>
        </w:rPr>
        <w:t>инженеров</w:t>
      </w:r>
      <w:r w:rsidRPr="00292C10">
        <w:t xml:space="preserve"> на 2 процента, тогда как существует горы </w:t>
      </w:r>
      <w:r>
        <w:rPr>
          <w:lang w:val="ru-RU"/>
        </w:rPr>
        <w:t>потерь в виде ненужной ф</w:t>
      </w:r>
      <w:r w:rsidR="0072402A">
        <w:rPr>
          <w:lang w:val="ru-RU"/>
        </w:rPr>
        <w:t>ункциональности благодаря неверным решениям на уровне менеджмента продуктов</w:t>
      </w:r>
      <w:r w:rsidRPr="00292C10">
        <w:t>.</w:t>
      </w:r>
    </w:p>
    <w:p w14:paraId="45DF2CFE" w14:textId="77777777" w:rsidR="00C567FD" w:rsidRDefault="00C567FD">
      <w:pPr>
        <w:spacing w:after="0" w:line="240" w:lineRule="auto"/>
        <w:ind w:left="0" w:right="0" w:firstLine="0"/>
        <w:jc w:val="left"/>
      </w:pPr>
      <w:r>
        <w:br w:type="page"/>
      </w:r>
    </w:p>
    <w:p w14:paraId="48C19A7C" w14:textId="2F68BA9D" w:rsidR="00E10917" w:rsidRDefault="00E10917">
      <w:pPr>
        <w:ind w:right="0"/>
      </w:pPr>
      <w:r w:rsidRPr="00E10917">
        <w:lastRenderedPageBreak/>
        <w:t xml:space="preserve">Другим примером распространённого вида потерь являются ожидание или </w:t>
      </w:r>
      <w:r w:rsidRPr="00E10917">
        <w:rPr>
          <w:i/>
          <w:iCs/>
        </w:rPr>
        <w:t>задержки</w:t>
      </w:r>
      <w:r w:rsidRPr="00E10917">
        <w:t xml:space="preserve"> — клиенты не платят за это. Наблюдали ли вы когда либо потери от ожидания…</w:t>
      </w:r>
    </w:p>
    <w:p w14:paraId="46506DC6" w14:textId="0D32ECDD" w:rsidR="00C64647" w:rsidRDefault="00AC35B1">
      <w:pPr>
        <w:spacing w:after="113"/>
        <w:ind w:left="250" w:right="0"/>
      </w:pPr>
      <w:r>
        <w:rPr>
          <w:rFonts w:ascii="Segoe UI Symbol" w:eastAsia="Segoe UI Symbol" w:hAnsi="Segoe UI Symbol" w:cs="Segoe UI Symbol"/>
          <w:sz w:val="16"/>
        </w:rPr>
        <w:t xml:space="preserve">❑ </w:t>
      </w:r>
      <w:r w:rsidR="00E10917" w:rsidRPr="00E10917">
        <w:t>прояснения</w:t>
      </w:r>
      <w:r>
        <w:t>?</w:t>
      </w:r>
    </w:p>
    <w:p w14:paraId="16901FE5" w14:textId="0D277444" w:rsidR="00C64647" w:rsidRDefault="00AC35B1">
      <w:pPr>
        <w:spacing w:after="112"/>
        <w:ind w:left="250" w:right="0"/>
      </w:pPr>
      <w:r>
        <w:rPr>
          <w:rFonts w:ascii="Segoe UI Symbol" w:eastAsia="Segoe UI Symbol" w:hAnsi="Segoe UI Symbol" w:cs="Segoe UI Symbol"/>
          <w:sz w:val="16"/>
        </w:rPr>
        <w:t xml:space="preserve">❑ </w:t>
      </w:r>
      <w:r w:rsidR="00E10917" w:rsidRPr="00E10917">
        <w:t>согласования</w:t>
      </w:r>
      <w:r>
        <w:t>?</w:t>
      </w:r>
    </w:p>
    <w:p w14:paraId="32245B4D" w14:textId="1F657E2F" w:rsidR="00C64647" w:rsidRDefault="00AC35B1">
      <w:pPr>
        <w:ind w:left="250" w:right="0"/>
      </w:pPr>
      <w:r>
        <w:rPr>
          <w:rFonts w:ascii="Segoe UI Symbol" w:eastAsia="Segoe UI Symbol" w:hAnsi="Segoe UI Symbol" w:cs="Segoe UI Symbol"/>
          <w:sz w:val="16"/>
        </w:rPr>
        <w:t xml:space="preserve">❑ </w:t>
      </w:r>
      <w:r w:rsidR="00E10917" w:rsidRPr="00E10917">
        <w:t>пока другая команда не завершит свою часть работы</w:t>
      </w:r>
      <w:r>
        <w:t>?</w:t>
      </w:r>
    </w:p>
    <w:p w14:paraId="37CF5AE9" w14:textId="589719B1" w:rsidR="00C64647" w:rsidRDefault="00E10917" w:rsidP="00C567FD">
      <w:pPr>
        <w:spacing w:after="120" w:line="259" w:lineRule="auto"/>
        <w:ind w:left="11" w:right="0" w:hanging="11"/>
      </w:pPr>
      <w:r w:rsidRPr="00E10917">
        <w:rPr>
          <w:b/>
        </w:rPr>
        <w:t>Категории Не</w:t>
      </w:r>
      <w:r>
        <w:rPr>
          <w:b/>
          <w:lang w:val="ru-RU"/>
        </w:rPr>
        <w:t>-Добавляющих-Ценности Действий</w:t>
      </w:r>
      <w:r w:rsidRPr="00E10917">
        <w:rPr>
          <w:bCs/>
          <w:lang w:val="ru-RU"/>
        </w:rPr>
        <w:t xml:space="preserve"> </w:t>
      </w:r>
      <w:r w:rsidR="00AC35B1">
        <w:t>—</w:t>
      </w:r>
      <w:r>
        <w:rPr>
          <w:lang w:val="ru-RU"/>
        </w:rPr>
        <w:t xml:space="preserve"> </w:t>
      </w:r>
      <w:r w:rsidRPr="00E10917">
        <w:t>Внутри Toyota люди обучены развивать “</w:t>
      </w:r>
      <w:r w:rsidR="000858AE">
        <w:rPr>
          <w:lang w:val="ru-RU"/>
        </w:rPr>
        <w:t>чутьё</w:t>
      </w:r>
      <w:r w:rsidRPr="00E10917">
        <w:t xml:space="preserve"> на потери.” В качестве первой помощи для обучения, был создан список не-добавляющих-ценности (НДЦ [non-value-adding, NVA]) бесполезных действий. Не существует единого правильного списка — суть не в категориях, а в том, чтобы научиться видеть и устранять потери с точки зрения клиента. Следующие НДЦ-категории действий в разработке продуктов позаимствованы из книг </w:t>
      </w:r>
      <w:r w:rsidRPr="00E10917">
        <w:rPr>
          <w:i/>
          <w:iCs/>
          <w:lang w:val="ru-RU"/>
        </w:rPr>
        <w:t>“</w:t>
      </w:r>
      <w:r w:rsidRPr="00E10917">
        <w:rPr>
          <w:i/>
          <w:iCs/>
        </w:rPr>
        <w:t>ДАО Toyota</w:t>
      </w:r>
      <w:r w:rsidRPr="00E10917">
        <w:rPr>
          <w:i/>
          <w:iCs/>
          <w:lang w:val="ru-RU"/>
        </w:rPr>
        <w:t>”</w:t>
      </w:r>
      <w:r w:rsidRPr="00E10917">
        <w:t xml:space="preserve">, </w:t>
      </w:r>
      <w:r w:rsidRPr="00E10917">
        <w:rPr>
          <w:i/>
          <w:iCs/>
          <w:lang w:val="ru-RU"/>
        </w:rPr>
        <w:t>“</w:t>
      </w:r>
      <w:r w:rsidRPr="00E10917">
        <w:rPr>
          <w:i/>
          <w:iCs/>
        </w:rPr>
        <w:t>Бережливое производство программного обеспечения. От идеи до прибыли</w:t>
      </w:r>
      <w:r w:rsidRPr="00E10917">
        <w:rPr>
          <w:i/>
          <w:iCs/>
          <w:lang w:val="en-US"/>
        </w:rPr>
        <w:t>”</w:t>
      </w:r>
      <w:r w:rsidRPr="00E10917">
        <w:t xml:space="preserve"> и </w:t>
      </w:r>
      <w:r w:rsidRPr="00E10917">
        <w:rPr>
          <w:i/>
          <w:iCs/>
          <w:lang w:val="en-US"/>
        </w:rPr>
        <w:t>“</w:t>
      </w:r>
      <w:r w:rsidRPr="00E10917">
        <w:rPr>
          <w:i/>
          <w:iCs/>
        </w:rPr>
        <w:t>Lean Product and Process Development</w:t>
      </w:r>
      <w:r w:rsidRPr="00E10917">
        <w:rPr>
          <w:i/>
          <w:iCs/>
          <w:lang w:val="en-US"/>
        </w:rPr>
        <w:t>”</w:t>
      </w:r>
      <w:r w:rsidRPr="00E10917">
        <w:t>.</w:t>
      </w:r>
    </w:p>
    <w:tbl>
      <w:tblPr>
        <w:tblStyle w:val="TableGrid"/>
        <w:tblW w:w="8782" w:type="dxa"/>
        <w:tblInd w:w="2" w:type="dxa"/>
        <w:tblCellMar>
          <w:top w:w="107" w:type="dxa"/>
          <w:left w:w="59" w:type="dxa"/>
          <w:right w:w="58" w:type="dxa"/>
        </w:tblCellMar>
        <w:tblLook w:val="04A0" w:firstRow="1" w:lastRow="0" w:firstColumn="1" w:lastColumn="0" w:noHBand="0" w:noVBand="1"/>
      </w:tblPr>
      <w:tblGrid>
        <w:gridCol w:w="3395"/>
        <w:gridCol w:w="5387"/>
      </w:tblGrid>
      <w:tr w:rsidR="00C64647" w14:paraId="444508FB" w14:textId="77777777" w:rsidTr="00183E03">
        <w:trPr>
          <w:trHeight w:val="520"/>
        </w:trPr>
        <w:tc>
          <w:tcPr>
            <w:tcW w:w="3395"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8DF707E" w14:textId="1292C9D4" w:rsidR="00C64647" w:rsidRPr="00AC20E0" w:rsidRDefault="00AC20E0">
            <w:pPr>
              <w:spacing w:after="0" w:line="259" w:lineRule="auto"/>
              <w:ind w:left="0" w:right="2" w:firstLine="0"/>
              <w:jc w:val="center"/>
              <w:rPr>
                <w:lang w:val="ru-RU"/>
              </w:rPr>
            </w:pPr>
            <w:r w:rsidRPr="00AC20E0">
              <w:t>Не-Добавляющ</w:t>
            </w:r>
            <w:r>
              <w:rPr>
                <w:lang w:val="ru-RU"/>
              </w:rPr>
              <w:t>ее</w:t>
            </w:r>
            <w:r w:rsidRPr="00AC20E0">
              <w:t>-Ценности Действи</w:t>
            </w:r>
            <w:r>
              <w:rPr>
                <w:lang w:val="ru-RU"/>
              </w:rPr>
              <w:t>е</w:t>
            </w:r>
          </w:p>
        </w:tc>
        <w:tc>
          <w:tcPr>
            <w:tcW w:w="5387"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1EEB4F11" w14:textId="7C4FC9FF" w:rsidR="00C64647" w:rsidRDefault="00AC20E0">
            <w:pPr>
              <w:spacing w:after="0" w:line="259" w:lineRule="auto"/>
              <w:ind w:left="0" w:right="0" w:firstLine="0"/>
              <w:jc w:val="center"/>
            </w:pPr>
            <w:r>
              <w:rPr>
                <w:lang w:val="ru-RU"/>
              </w:rPr>
              <w:t>Пример или Комментарий</w:t>
            </w:r>
          </w:p>
        </w:tc>
      </w:tr>
      <w:tr w:rsidR="00C64647" w14:paraId="4EEF36BB" w14:textId="77777777" w:rsidTr="00183E03">
        <w:trPr>
          <w:trHeight w:val="1199"/>
        </w:trPr>
        <w:tc>
          <w:tcPr>
            <w:tcW w:w="3395" w:type="dxa"/>
            <w:tcBorders>
              <w:top w:val="single" w:sz="8" w:space="0" w:color="000000"/>
              <w:left w:val="single" w:sz="4" w:space="0" w:color="000000"/>
              <w:bottom w:val="single" w:sz="4" w:space="0" w:color="000000"/>
              <w:right w:val="single" w:sz="4" w:space="0" w:color="000000"/>
            </w:tcBorders>
          </w:tcPr>
          <w:p w14:paraId="27765BCD" w14:textId="38A736BA" w:rsidR="00C64647" w:rsidRDefault="00AC35B1">
            <w:pPr>
              <w:spacing w:after="0" w:line="259" w:lineRule="auto"/>
              <w:ind w:left="1" w:right="0" w:firstLine="0"/>
              <w:jc w:val="left"/>
            </w:pPr>
            <w:r>
              <w:rPr>
                <w:sz w:val="18"/>
              </w:rPr>
              <w:t xml:space="preserve">1. </w:t>
            </w:r>
            <w:r w:rsidR="0012178F" w:rsidRPr="0012178F">
              <w:rPr>
                <w:sz w:val="18"/>
              </w:rPr>
              <w:t xml:space="preserve">Перепроизводство </w:t>
            </w:r>
            <w:r w:rsidR="0012178F">
              <w:rPr>
                <w:sz w:val="18"/>
                <w:lang w:val="ru-RU"/>
              </w:rPr>
              <w:t xml:space="preserve">решений или </w:t>
            </w:r>
            <w:r w:rsidR="0012178F" w:rsidRPr="0012178F">
              <w:rPr>
                <w:sz w:val="18"/>
              </w:rPr>
              <w:t>функций в преддверии следующего шага; дублирование</w:t>
            </w:r>
          </w:p>
        </w:tc>
        <w:tc>
          <w:tcPr>
            <w:tcW w:w="5387" w:type="dxa"/>
            <w:tcBorders>
              <w:top w:val="single" w:sz="8" w:space="0" w:color="000000"/>
              <w:left w:val="single" w:sz="4" w:space="0" w:color="000000"/>
              <w:bottom w:val="single" w:sz="4" w:space="0" w:color="000000"/>
              <w:right w:val="single" w:sz="4" w:space="0" w:color="000000"/>
            </w:tcBorders>
            <w:vAlign w:val="center"/>
          </w:tcPr>
          <w:p w14:paraId="7287D2DA" w14:textId="4B75A51D" w:rsidR="0012178F" w:rsidRPr="0012178F" w:rsidRDefault="0012178F" w:rsidP="0012178F">
            <w:pPr>
              <w:numPr>
                <w:ilvl w:val="0"/>
                <w:numId w:val="8"/>
              </w:numPr>
              <w:spacing w:after="54" w:line="259" w:lineRule="auto"/>
              <w:ind w:right="0" w:hanging="159"/>
              <w:jc w:val="left"/>
              <w:rPr>
                <w:sz w:val="18"/>
              </w:rPr>
            </w:pPr>
            <w:r w:rsidRPr="0012178F">
              <w:rPr>
                <w:sz w:val="18"/>
              </w:rPr>
              <w:t>функции</w:t>
            </w:r>
            <w:r>
              <w:rPr>
                <w:sz w:val="18"/>
                <w:lang w:val="ru-RU"/>
              </w:rPr>
              <w:t xml:space="preserve"> или услуги</w:t>
            </w:r>
            <w:r w:rsidRPr="0012178F">
              <w:rPr>
                <w:sz w:val="18"/>
              </w:rPr>
              <w:t>, которые на самом деле не нужны клиентам</w:t>
            </w:r>
          </w:p>
          <w:p w14:paraId="61829134" w14:textId="3F2B2788" w:rsidR="0012178F" w:rsidRDefault="0012178F" w:rsidP="0012178F">
            <w:pPr>
              <w:numPr>
                <w:ilvl w:val="0"/>
                <w:numId w:val="8"/>
              </w:numPr>
              <w:spacing w:after="54" w:line="259" w:lineRule="auto"/>
              <w:ind w:right="0" w:hanging="159"/>
              <w:jc w:val="left"/>
              <w:rPr>
                <w:sz w:val="18"/>
              </w:rPr>
            </w:pPr>
            <w:r>
              <w:rPr>
                <w:sz w:val="18"/>
                <w:lang w:val="ru-RU"/>
              </w:rPr>
              <w:t>слишком большая инженерная документация</w:t>
            </w:r>
            <w:r w:rsidRPr="0012178F">
              <w:rPr>
                <w:sz w:val="18"/>
              </w:rPr>
              <w:t xml:space="preserve">, </w:t>
            </w:r>
            <w:r>
              <w:rPr>
                <w:sz w:val="18"/>
                <w:lang w:val="ru-RU"/>
              </w:rPr>
              <w:t>более подробно проработанные проекты чего-либо, чем можно реализовать в ближайшее время</w:t>
            </w:r>
          </w:p>
          <w:p w14:paraId="21DA4E01" w14:textId="0B324CFD" w:rsidR="00C64647" w:rsidRPr="0012178F" w:rsidRDefault="0012178F" w:rsidP="0012178F">
            <w:pPr>
              <w:numPr>
                <w:ilvl w:val="0"/>
                <w:numId w:val="8"/>
              </w:numPr>
              <w:spacing w:after="54" w:line="259" w:lineRule="auto"/>
              <w:ind w:right="0" w:hanging="159"/>
              <w:jc w:val="left"/>
              <w:rPr>
                <w:sz w:val="18"/>
              </w:rPr>
            </w:pPr>
            <w:r w:rsidRPr="0012178F">
              <w:rPr>
                <w:sz w:val="18"/>
              </w:rPr>
              <w:t>дублирование данных</w:t>
            </w:r>
          </w:p>
        </w:tc>
      </w:tr>
      <w:tr w:rsidR="00C64647" w14:paraId="6FDAF574" w14:textId="77777777" w:rsidTr="00183E03">
        <w:trPr>
          <w:trHeight w:val="641"/>
        </w:trPr>
        <w:tc>
          <w:tcPr>
            <w:tcW w:w="3395" w:type="dxa"/>
            <w:tcBorders>
              <w:top w:val="single" w:sz="4" w:space="0" w:color="000000"/>
              <w:left w:val="single" w:sz="4" w:space="0" w:color="000000"/>
              <w:bottom w:val="single" w:sz="4" w:space="0" w:color="000000"/>
              <w:right w:val="single" w:sz="4" w:space="0" w:color="000000"/>
            </w:tcBorders>
          </w:tcPr>
          <w:p w14:paraId="4A1390E1" w14:textId="1F91F1F5" w:rsidR="00C64647" w:rsidRPr="0012178F" w:rsidRDefault="00AC35B1">
            <w:pPr>
              <w:spacing w:after="0" w:line="259" w:lineRule="auto"/>
              <w:ind w:left="1" w:right="0" w:firstLine="0"/>
              <w:jc w:val="left"/>
              <w:rPr>
                <w:lang w:val="ru-RU"/>
              </w:rPr>
            </w:pPr>
            <w:r>
              <w:rPr>
                <w:sz w:val="18"/>
              </w:rPr>
              <w:t xml:space="preserve">2. </w:t>
            </w:r>
            <w:r w:rsidR="0012178F">
              <w:rPr>
                <w:sz w:val="18"/>
                <w:lang w:val="ru-RU"/>
              </w:rPr>
              <w:t>Ожидания</w:t>
            </w:r>
            <w:r>
              <w:rPr>
                <w:sz w:val="18"/>
              </w:rPr>
              <w:t xml:space="preserve">, </w:t>
            </w:r>
            <w:r w:rsidR="0012178F">
              <w:rPr>
                <w:sz w:val="18"/>
                <w:lang w:val="ru-RU"/>
              </w:rPr>
              <w:t>задержки</w:t>
            </w:r>
          </w:p>
        </w:tc>
        <w:tc>
          <w:tcPr>
            <w:tcW w:w="5387" w:type="dxa"/>
            <w:tcBorders>
              <w:top w:val="single" w:sz="4" w:space="0" w:color="000000"/>
              <w:left w:val="single" w:sz="4" w:space="0" w:color="000000"/>
              <w:bottom w:val="single" w:sz="4" w:space="0" w:color="000000"/>
              <w:right w:val="single" w:sz="4" w:space="0" w:color="000000"/>
            </w:tcBorders>
            <w:vAlign w:val="center"/>
          </w:tcPr>
          <w:p w14:paraId="6BA9E59F" w14:textId="5C9FADA9" w:rsidR="00C64647" w:rsidRDefault="00AC35B1">
            <w:pPr>
              <w:spacing w:after="0" w:line="259" w:lineRule="auto"/>
              <w:ind w:left="146" w:right="0" w:hanging="145"/>
              <w:jc w:val="left"/>
            </w:pPr>
            <w:r>
              <w:rPr>
                <w:sz w:val="18"/>
              </w:rPr>
              <w:t>• …</w:t>
            </w:r>
            <w:r w:rsidR="0012178F">
              <w:rPr>
                <w:sz w:val="18"/>
                <w:lang w:val="ru-RU"/>
              </w:rPr>
              <w:t>прояснения</w:t>
            </w:r>
            <w:r>
              <w:rPr>
                <w:sz w:val="18"/>
              </w:rPr>
              <w:t xml:space="preserve">, </w:t>
            </w:r>
            <w:r w:rsidR="0012178F">
              <w:rPr>
                <w:sz w:val="18"/>
                <w:lang w:val="ru-RU"/>
              </w:rPr>
              <w:t>документации</w:t>
            </w:r>
            <w:r>
              <w:rPr>
                <w:sz w:val="18"/>
              </w:rPr>
              <w:t xml:space="preserve">, </w:t>
            </w:r>
            <w:r w:rsidR="0012178F">
              <w:rPr>
                <w:sz w:val="18"/>
                <w:lang w:val="ru-RU"/>
              </w:rPr>
              <w:t>согласования</w:t>
            </w:r>
            <w:r>
              <w:rPr>
                <w:sz w:val="18"/>
              </w:rPr>
              <w:t xml:space="preserve">, </w:t>
            </w:r>
            <w:r w:rsidR="0012178F">
              <w:rPr>
                <w:sz w:val="18"/>
                <w:lang w:val="ru-RU"/>
              </w:rPr>
              <w:t>других компонентов или другой группы, которая должна закончить что-либо</w:t>
            </w:r>
          </w:p>
        </w:tc>
      </w:tr>
      <w:tr w:rsidR="00C64647" w:rsidRPr="004C0CD0" w14:paraId="65BB01DB" w14:textId="77777777" w:rsidTr="00183E03">
        <w:trPr>
          <w:trHeight w:val="700"/>
        </w:trPr>
        <w:tc>
          <w:tcPr>
            <w:tcW w:w="3395" w:type="dxa"/>
            <w:tcBorders>
              <w:top w:val="single" w:sz="4" w:space="0" w:color="000000"/>
              <w:left w:val="single" w:sz="4" w:space="0" w:color="000000"/>
              <w:bottom w:val="single" w:sz="4" w:space="0" w:color="000000"/>
              <w:right w:val="single" w:sz="4" w:space="0" w:color="000000"/>
            </w:tcBorders>
          </w:tcPr>
          <w:p w14:paraId="3E07442C" w14:textId="6C441CAA" w:rsidR="00C64647" w:rsidRPr="002F66E7" w:rsidRDefault="00AC35B1">
            <w:pPr>
              <w:spacing w:after="0" w:line="259" w:lineRule="auto"/>
              <w:ind w:left="1" w:right="0" w:firstLine="0"/>
              <w:jc w:val="left"/>
              <w:rPr>
                <w:lang w:val="ru-RU"/>
              </w:rPr>
            </w:pPr>
            <w:r>
              <w:rPr>
                <w:sz w:val="18"/>
              </w:rPr>
              <w:t xml:space="preserve">3. </w:t>
            </w:r>
            <w:r w:rsidR="002F66E7">
              <w:rPr>
                <w:sz w:val="18"/>
                <w:lang w:val="ru-RU"/>
              </w:rPr>
              <w:t>Передача</w:t>
            </w:r>
            <w:r>
              <w:rPr>
                <w:sz w:val="18"/>
              </w:rPr>
              <w:t xml:space="preserve">, </w:t>
            </w:r>
            <w:r w:rsidR="002F66E7">
              <w:rPr>
                <w:sz w:val="18"/>
                <w:lang w:val="ru-RU"/>
              </w:rPr>
              <w:t>транспортировка</w:t>
            </w:r>
            <w:r>
              <w:rPr>
                <w:sz w:val="18"/>
              </w:rPr>
              <w:t xml:space="preserve">, </w:t>
            </w:r>
            <w:r w:rsidR="002F66E7">
              <w:rPr>
                <w:sz w:val="18"/>
                <w:lang w:val="ru-RU"/>
              </w:rPr>
              <w:t>перемещение</w:t>
            </w:r>
          </w:p>
        </w:tc>
        <w:tc>
          <w:tcPr>
            <w:tcW w:w="5387" w:type="dxa"/>
            <w:tcBorders>
              <w:top w:val="single" w:sz="4" w:space="0" w:color="000000"/>
              <w:left w:val="single" w:sz="4" w:space="0" w:color="000000"/>
              <w:bottom w:val="single" w:sz="4" w:space="0" w:color="000000"/>
              <w:right w:val="single" w:sz="4" w:space="0" w:color="000000"/>
            </w:tcBorders>
            <w:vAlign w:val="center"/>
          </w:tcPr>
          <w:p w14:paraId="37CF2E84" w14:textId="2FCCF58F" w:rsidR="00C64647" w:rsidRDefault="002F66E7">
            <w:pPr>
              <w:numPr>
                <w:ilvl w:val="0"/>
                <w:numId w:val="8"/>
              </w:numPr>
              <w:spacing w:after="54" w:line="259" w:lineRule="auto"/>
              <w:ind w:right="0" w:hanging="159"/>
              <w:jc w:val="left"/>
            </w:pPr>
            <w:r>
              <w:rPr>
                <w:sz w:val="18"/>
                <w:lang w:val="ru-RU"/>
              </w:rPr>
              <w:t>передача</w:t>
            </w:r>
            <w:r w:rsidRPr="00780D45">
              <w:rPr>
                <w:sz w:val="18"/>
                <w:lang w:val="ru-RU"/>
              </w:rPr>
              <w:t xml:space="preserve"> </w:t>
            </w:r>
            <w:r>
              <w:rPr>
                <w:sz w:val="18"/>
                <w:lang w:val="ru-RU"/>
              </w:rPr>
              <w:t>спецификации</w:t>
            </w:r>
            <w:r w:rsidRPr="00780D45">
              <w:rPr>
                <w:sz w:val="18"/>
                <w:lang w:val="ru-RU"/>
              </w:rPr>
              <w:t xml:space="preserve"> </w:t>
            </w:r>
            <w:r>
              <w:rPr>
                <w:sz w:val="18"/>
                <w:lang w:val="ru-RU"/>
              </w:rPr>
              <w:t>от</w:t>
            </w:r>
            <w:r w:rsidRPr="00780D45">
              <w:rPr>
                <w:sz w:val="18"/>
                <w:lang w:val="ru-RU"/>
              </w:rPr>
              <w:t xml:space="preserve"> </w:t>
            </w:r>
            <w:r>
              <w:rPr>
                <w:sz w:val="18"/>
                <w:lang w:val="ru-RU"/>
              </w:rPr>
              <w:t>аналитика</w:t>
            </w:r>
            <w:r w:rsidRPr="00780D45">
              <w:rPr>
                <w:sz w:val="18"/>
                <w:lang w:val="ru-RU"/>
              </w:rPr>
              <w:t xml:space="preserve"> </w:t>
            </w:r>
            <w:r>
              <w:rPr>
                <w:sz w:val="18"/>
                <w:lang w:val="ru-RU"/>
              </w:rPr>
              <w:t>к</w:t>
            </w:r>
            <w:r w:rsidRPr="00780D45">
              <w:rPr>
                <w:sz w:val="18"/>
                <w:lang w:val="ru-RU"/>
              </w:rPr>
              <w:t xml:space="preserve"> </w:t>
            </w:r>
            <w:r>
              <w:rPr>
                <w:sz w:val="18"/>
                <w:lang w:val="ru-RU"/>
              </w:rPr>
              <w:t>инженеру</w:t>
            </w:r>
          </w:p>
          <w:p w14:paraId="22385253" w14:textId="3C3454F0" w:rsidR="00C64647" w:rsidRDefault="002F66E7">
            <w:pPr>
              <w:numPr>
                <w:ilvl w:val="0"/>
                <w:numId w:val="8"/>
              </w:numPr>
              <w:spacing w:after="0" w:line="259" w:lineRule="auto"/>
              <w:ind w:right="0" w:hanging="159"/>
              <w:jc w:val="left"/>
            </w:pPr>
            <w:r>
              <w:rPr>
                <w:sz w:val="18"/>
                <w:lang w:val="ru-RU"/>
              </w:rPr>
              <w:t>передача</w:t>
            </w:r>
            <w:r w:rsidRPr="002F66E7">
              <w:rPr>
                <w:sz w:val="18"/>
                <w:lang w:val="ru-RU"/>
              </w:rPr>
              <w:t xml:space="preserve"> </w:t>
            </w:r>
            <w:r>
              <w:rPr>
                <w:sz w:val="18"/>
                <w:lang w:val="ru-RU"/>
              </w:rPr>
              <w:t>компонента</w:t>
            </w:r>
            <w:r w:rsidRPr="002F66E7">
              <w:rPr>
                <w:sz w:val="18"/>
                <w:lang w:val="ru-RU"/>
              </w:rPr>
              <w:t xml:space="preserve"> </w:t>
            </w:r>
            <w:r>
              <w:rPr>
                <w:sz w:val="18"/>
                <w:lang w:val="ru-RU"/>
              </w:rPr>
              <w:t>другой</w:t>
            </w:r>
            <w:r w:rsidRPr="002F66E7">
              <w:rPr>
                <w:sz w:val="18"/>
                <w:lang w:val="ru-RU"/>
              </w:rPr>
              <w:t xml:space="preserve"> </w:t>
            </w:r>
            <w:r>
              <w:rPr>
                <w:sz w:val="18"/>
                <w:lang w:val="ru-RU"/>
              </w:rPr>
              <w:t>функциональной группе для тестирования</w:t>
            </w:r>
          </w:p>
        </w:tc>
      </w:tr>
      <w:tr w:rsidR="00C64647" w14:paraId="7DCF3BEA" w14:textId="77777777" w:rsidTr="00183E03">
        <w:trPr>
          <w:trHeight w:val="920"/>
        </w:trPr>
        <w:tc>
          <w:tcPr>
            <w:tcW w:w="3395" w:type="dxa"/>
            <w:tcBorders>
              <w:top w:val="single" w:sz="4" w:space="0" w:color="000000"/>
              <w:left w:val="single" w:sz="4" w:space="0" w:color="000000"/>
              <w:bottom w:val="single" w:sz="4" w:space="0" w:color="000000"/>
              <w:right w:val="single" w:sz="4" w:space="0" w:color="000000"/>
            </w:tcBorders>
            <w:vAlign w:val="center"/>
          </w:tcPr>
          <w:p w14:paraId="5243283E" w14:textId="11100EF2" w:rsidR="00C64647" w:rsidRPr="002F66E7" w:rsidRDefault="00AC35B1">
            <w:pPr>
              <w:spacing w:after="0" w:line="259" w:lineRule="auto"/>
              <w:ind w:left="1" w:right="0" w:firstLine="0"/>
              <w:jc w:val="left"/>
              <w:rPr>
                <w:lang w:val="ru-RU"/>
              </w:rPr>
            </w:pPr>
            <w:r>
              <w:rPr>
                <w:sz w:val="18"/>
              </w:rPr>
              <w:t xml:space="preserve">4. </w:t>
            </w:r>
            <w:r w:rsidR="002F66E7">
              <w:rPr>
                <w:sz w:val="18"/>
                <w:lang w:val="ru-RU"/>
              </w:rPr>
              <w:t>Дополнительная</w:t>
            </w:r>
            <w:r w:rsidR="002F66E7" w:rsidRPr="002F66E7">
              <w:rPr>
                <w:sz w:val="18"/>
                <w:lang w:val="ru-RU"/>
              </w:rPr>
              <w:t xml:space="preserve"> </w:t>
            </w:r>
            <w:r w:rsidR="002F66E7">
              <w:rPr>
                <w:sz w:val="18"/>
                <w:lang w:val="ru-RU"/>
              </w:rPr>
              <w:t>обработка</w:t>
            </w:r>
            <w:r w:rsidR="002F66E7" w:rsidRPr="002F66E7">
              <w:rPr>
                <w:sz w:val="18"/>
                <w:lang w:val="ru-RU"/>
              </w:rPr>
              <w:t xml:space="preserve"> </w:t>
            </w:r>
            <w:r>
              <w:rPr>
                <w:sz w:val="18"/>
              </w:rPr>
              <w:t>(</w:t>
            </w:r>
            <w:r w:rsidR="002F66E7">
              <w:rPr>
                <w:sz w:val="18"/>
                <w:lang w:val="ru-RU"/>
              </w:rPr>
              <w:t>включая</w:t>
            </w:r>
            <w:r>
              <w:rPr>
                <w:sz w:val="18"/>
              </w:rPr>
              <w:t xml:space="preserve"> </w:t>
            </w:r>
            <w:r w:rsidR="002F66E7">
              <w:rPr>
                <w:sz w:val="18"/>
                <w:lang w:val="ru-RU"/>
              </w:rPr>
              <w:t xml:space="preserve">дополнительные </w:t>
            </w:r>
            <w:r w:rsidR="002F66E7">
              <w:rPr>
                <w:i/>
                <w:sz w:val="18"/>
                <w:lang w:val="ru-RU"/>
              </w:rPr>
              <w:t>процессы</w:t>
            </w:r>
            <w:r>
              <w:rPr>
                <w:sz w:val="18"/>
              </w:rPr>
              <w:t xml:space="preserve">), </w:t>
            </w:r>
            <w:r w:rsidR="002F66E7">
              <w:rPr>
                <w:sz w:val="18"/>
                <w:lang w:val="ru-RU"/>
              </w:rPr>
              <w:t>переобучение</w:t>
            </w:r>
            <w:r>
              <w:rPr>
                <w:sz w:val="18"/>
              </w:rPr>
              <w:t xml:space="preserve">, </w:t>
            </w:r>
            <w:r w:rsidR="002F66E7">
              <w:rPr>
                <w:sz w:val="18"/>
                <w:lang w:val="ru-RU"/>
              </w:rPr>
              <w:t>переизобретение</w:t>
            </w:r>
          </w:p>
        </w:tc>
        <w:tc>
          <w:tcPr>
            <w:tcW w:w="5387" w:type="dxa"/>
            <w:tcBorders>
              <w:top w:val="single" w:sz="4" w:space="0" w:color="000000"/>
              <w:left w:val="single" w:sz="4" w:space="0" w:color="000000"/>
              <w:bottom w:val="single" w:sz="4" w:space="0" w:color="000000"/>
              <w:right w:val="single" w:sz="4" w:space="0" w:color="000000"/>
            </w:tcBorders>
            <w:vAlign w:val="center"/>
          </w:tcPr>
          <w:p w14:paraId="756BABC3" w14:textId="0FD5C981" w:rsidR="00C64647" w:rsidRDefault="002F66E7">
            <w:pPr>
              <w:numPr>
                <w:ilvl w:val="0"/>
                <w:numId w:val="9"/>
              </w:numPr>
              <w:spacing w:after="61" w:line="253" w:lineRule="auto"/>
              <w:ind w:left="160" w:right="0" w:hanging="159"/>
              <w:jc w:val="left"/>
            </w:pPr>
            <w:r w:rsidRPr="002F66E7">
              <w:rPr>
                <w:sz w:val="18"/>
              </w:rPr>
              <w:t>принудительное следование централизованным контрольным спискам по ‘качеству</w:t>
            </w:r>
            <w:r w:rsidRPr="002F66E7">
              <w:rPr>
                <w:sz w:val="18"/>
                <w:lang w:val="ru-RU"/>
              </w:rPr>
              <w:t>’</w:t>
            </w:r>
          </w:p>
          <w:p w14:paraId="3EA93E7E" w14:textId="27899886" w:rsidR="00C64647" w:rsidRDefault="002F66E7">
            <w:pPr>
              <w:numPr>
                <w:ilvl w:val="0"/>
                <w:numId w:val="9"/>
              </w:numPr>
              <w:spacing w:after="0" w:line="259" w:lineRule="auto"/>
              <w:ind w:left="160" w:right="0" w:hanging="159"/>
              <w:jc w:val="left"/>
            </w:pPr>
            <w:r>
              <w:rPr>
                <w:sz w:val="18"/>
                <w:lang w:val="ru-RU"/>
              </w:rPr>
              <w:t>переделывание чего-либо уже сделанного</w:t>
            </w:r>
          </w:p>
        </w:tc>
      </w:tr>
      <w:tr w:rsidR="00C64647" w14:paraId="58DBEE9C" w14:textId="77777777" w:rsidTr="00183E03">
        <w:trPr>
          <w:trHeight w:val="859"/>
        </w:trPr>
        <w:tc>
          <w:tcPr>
            <w:tcW w:w="3395" w:type="dxa"/>
            <w:tcBorders>
              <w:top w:val="single" w:sz="4" w:space="0" w:color="000000"/>
              <w:left w:val="single" w:sz="4" w:space="0" w:color="000000"/>
              <w:bottom w:val="single" w:sz="4" w:space="0" w:color="000000"/>
              <w:right w:val="single" w:sz="4" w:space="0" w:color="000000"/>
            </w:tcBorders>
            <w:vAlign w:val="center"/>
          </w:tcPr>
          <w:p w14:paraId="123A7F8A" w14:textId="59F187F4" w:rsidR="00C64647" w:rsidRDefault="00AC35B1">
            <w:pPr>
              <w:spacing w:after="0" w:line="259" w:lineRule="auto"/>
              <w:ind w:left="1" w:right="0" w:firstLine="0"/>
              <w:jc w:val="left"/>
            </w:pPr>
            <w:r>
              <w:rPr>
                <w:sz w:val="18"/>
              </w:rPr>
              <w:t xml:space="preserve">5. </w:t>
            </w:r>
            <w:r w:rsidR="002F66E7" w:rsidRPr="002F66E7">
              <w:rPr>
                <w:sz w:val="18"/>
              </w:rPr>
              <w:t xml:space="preserve">Частично сделанная работа, незавершенная работа (НЗР) </w:t>
            </w:r>
            <w:r w:rsidR="002F66E7">
              <w:rPr>
                <w:sz w:val="18"/>
                <w:lang w:val="ru-RU"/>
              </w:rPr>
              <w:t>или</w:t>
            </w:r>
            <w:r>
              <w:rPr>
                <w:sz w:val="18"/>
              </w:rPr>
              <w:t xml:space="preserve"> </w:t>
            </w:r>
            <w:r w:rsidR="002F66E7">
              <w:rPr>
                <w:sz w:val="18"/>
                <w:lang w:val="ru-RU"/>
              </w:rPr>
              <w:t>незавершенное проектирование</w:t>
            </w:r>
          </w:p>
        </w:tc>
        <w:tc>
          <w:tcPr>
            <w:tcW w:w="5387" w:type="dxa"/>
            <w:tcBorders>
              <w:top w:val="single" w:sz="4" w:space="0" w:color="000000"/>
              <w:left w:val="single" w:sz="4" w:space="0" w:color="000000"/>
              <w:bottom w:val="single" w:sz="4" w:space="0" w:color="000000"/>
              <w:right w:val="single" w:sz="4" w:space="0" w:color="000000"/>
            </w:tcBorders>
          </w:tcPr>
          <w:p w14:paraId="693B8A9A" w14:textId="3B699C0F" w:rsidR="00C64647" w:rsidRDefault="002F66E7">
            <w:pPr>
              <w:numPr>
                <w:ilvl w:val="0"/>
                <w:numId w:val="10"/>
              </w:numPr>
              <w:spacing w:after="54" w:line="259" w:lineRule="auto"/>
              <w:ind w:left="160" w:right="0" w:hanging="159"/>
              <w:jc w:val="left"/>
            </w:pPr>
            <w:r>
              <w:rPr>
                <w:sz w:val="18"/>
                <w:lang w:val="ru-RU"/>
              </w:rPr>
              <w:t>результаты проектирования документированы, но кроме документации ничего не создано</w:t>
            </w:r>
          </w:p>
          <w:p w14:paraId="2C411C00" w14:textId="1A5CC4C7" w:rsidR="00C64647" w:rsidRDefault="00676EEF">
            <w:pPr>
              <w:numPr>
                <w:ilvl w:val="0"/>
                <w:numId w:val="10"/>
              </w:numPr>
              <w:spacing w:after="0" w:line="259" w:lineRule="auto"/>
              <w:ind w:left="160" w:right="0" w:hanging="159"/>
              <w:jc w:val="left"/>
            </w:pPr>
            <w:r>
              <w:rPr>
                <w:sz w:val="18"/>
                <w:lang w:val="ru-RU"/>
              </w:rPr>
              <w:t>что-то уже созданное, но не интегрированное или не протестированное</w:t>
            </w:r>
          </w:p>
        </w:tc>
      </w:tr>
      <w:tr w:rsidR="00C64647" w:rsidRPr="0058179B" w14:paraId="18A43C0E" w14:textId="77777777" w:rsidTr="00183E03">
        <w:trPr>
          <w:trHeight w:val="980"/>
        </w:trPr>
        <w:tc>
          <w:tcPr>
            <w:tcW w:w="3395" w:type="dxa"/>
            <w:tcBorders>
              <w:top w:val="single" w:sz="4" w:space="0" w:color="000000"/>
              <w:left w:val="single" w:sz="4" w:space="0" w:color="000000"/>
              <w:bottom w:val="single" w:sz="4" w:space="0" w:color="000000"/>
              <w:right w:val="single" w:sz="4" w:space="0" w:color="000000"/>
            </w:tcBorders>
          </w:tcPr>
          <w:p w14:paraId="085DC2DF" w14:textId="6B658093" w:rsidR="00C64647" w:rsidRPr="00676EEF" w:rsidRDefault="00AC35B1">
            <w:pPr>
              <w:spacing w:after="0" w:line="259" w:lineRule="auto"/>
              <w:ind w:left="1" w:right="0" w:firstLine="0"/>
              <w:jc w:val="left"/>
              <w:rPr>
                <w:lang w:val="ru-RU"/>
              </w:rPr>
            </w:pPr>
            <w:r>
              <w:rPr>
                <w:sz w:val="18"/>
              </w:rPr>
              <w:t xml:space="preserve">6. </w:t>
            </w:r>
            <w:r w:rsidR="00676EEF">
              <w:rPr>
                <w:sz w:val="18"/>
                <w:lang w:val="ru-RU"/>
              </w:rPr>
              <w:t>Переключение</w:t>
            </w:r>
            <w:r w:rsidR="00676EEF" w:rsidRPr="00676EEF">
              <w:rPr>
                <w:sz w:val="18"/>
                <w:lang w:val="ru-RU"/>
              </w:rPr>
              <w:t xml:space="preserve"> </w:t>
            </w:r>
            <w:r w:rsidR="00676EEF">
              <w:rPr>
                <w:sz w:val="18"/>
                <w:lang w:val="ru-RU"/>
              </w:rPr>
              <w:t>между</w:t>
            </w:r>
            <w:r w:rsidR="00676EEF" w:rsidRPr="00676EEF">
              <w:rPr>
                <w:sz w:val="18"/>
                <w:lang w:val="ru-RU"/>
              </w:rPr>
              <w:t xml:space="preserve"> </w:t>
            </w:r>
            <w:r w:rsidR="00676EEF">
              <w:rPr>
                <w:sz w:val="18"/>
                <w:lang w:val="ru-RU"/>
              </w:rPr>
              <w:t>задачами</w:t>
            </w:r>
            <w:r>
              <w:rPr>
                <w:sz w:val="18"/>
              </w:rPr>
              <w:t>; i</w:t>
            </w:r>
            <w:r w:rsidR="00676EEF">
              <w:rPr>
                <w:sz w:val="18"/>
                <w:lang w:val="ru-RU"/>
              </w:rPr>
              <w:t>многозадачность основанная на прерывании</w:t>
            </w:r>
          </w:p>
        </w:tc>
        <w:tc>
          <w:tcPr>
            <w:tcW w:w="5387" w:type="dxa"/>
            <w:tcBorders>
              <w:top w:val="single" w:sz="4" w:space="0" w:color="000000"/>
              <w:left w:val="single" w:sz="4" w:space="0" w:color="000000"/>
              <w:bottom w:val="single" w:sz="4" w:space="0" w:color="000000"/>
              <w:right w:val="single" w:sz="4" w:space="0" w:color="000000"/>
            </w:tcBorders>
            <w:vAlign w:val="center"/>
          </w:tcPr>
          <w:p w14:paraId="1009A395" w14:textId="291ABC64" w:rsidR="00C64647" w:rsidRDefault="00676EEF">
            <w:pPr>
              <w:numPr>
                <w:ilvl w:val="0"/>
                <w:numId w:val="11"/>
              </w:numPr>
              <w:spacing w:after="56" w:line="259" w:lineRule="auto"/>
              <w:ind w:left="160" w:right="0" w:hanging="159"/>
              <w:jc w:val="left"/>
            </w:pPr>
            <w:r>
              <w:rPr>
                <w:sz w:val="18"/>
                <w:lang w:val="ru-RU"/>
              </w:rPr>
              <w:t>прерывания</w:t>
            </w:r>
          </w:p>
          <w:p w14:paraId="5CD531F1" w14:textId="399F11C4" w:rsidR="00C64647" w:rsidRDefault="00676EEF">
            <w:pPr>
              <w:numPr>
                <w:ilvl w:val="0"/>
                <w:numId w:val="11"/>
              </w:numPr>
              <w:spacing w:after="54" w:line="259" w:lineRule="auto"/>
              <w:ind w:left="160" w:right="0" w:hanging="159"/>
              <w:jc w:val="left"/>
            </w:pPr>
            <w:r>
              <w:rPr>
                <w:sz w:val="18"/>
                <w:lang w:val="ru-RU"/>
              </w:rPr>
              <w:t>многозадачность на трёх разных проектах</w:t>
            </w:r>
          </w:p>
          <w:p w14:paraId="79E9C7D5" w14:textId="373926DB" w:rsidR="00C64647" w:rsidRDefault="00676EEF">
            <w:pPr>
              <w:numPr>
                <w:ilvl w:val="0"/>
                <w:numId w:val="11"/>
              </w:numPr>
              <w:spacing w:after="0" w:line="259" w:lineRule="auto"/>
              <w:ind w:left="160" w:right="0" w:hanging="159"/>
              <w:jc w:val="left"/>
            </w:pPr>
            <w:r>
              <w:rPr>
                <w:sz w:val="18"/>
                <w:lang w:val="ru-RU"/>
              </w:rPr>
              <w:t>частичное</w:t>
            </w:r>
            <w:r w:rsidRPr="00676EEF">
              <w:rPr>
                <w:sz w:val="18"/>
                <w:lang w:val="ru-RU"/>
              </w:rPr>
              <w:t xml:space="preserve"> </w:t>
            </w:r>
            <w:r>
              <w:rPr>
                <w:sz w:val="18"/>
                <w:lang w:val="ru-RU"/>
              </w:rPr>
              <w:t>выделение</w:t>
            </w:r>
            <w:r w:rsidRPr="00676EEF">
              <w:rPr>
                <w:sz w:val="18"/>
                <w:lang w:val="ru-RU"/>
              </w:rPr>
              <w:t xml:space="preserve"> </w:t>
            </w:r>
            <w:r>
              <w:rPr>
                <w:sz w:val="18"/>
                <w:lang w:val="ru-RU"/>
              </w:rPr>
              <w:t>сотрудника не несколько проектов</w:t>
            </w:r>
          </w:p>
        </w:tc>
      </w:tr>
    </w:tbl>
    <w:p w14:paraId="3C0A51DE" w14:textId="77777777" w:rsidR="003A4407" w:rsidRDefault="003A4407">
      <w:r>
        <w:br w:type="page"/>
      </w:r>
    </w:p>
    <w:tbl>
      <w:tblPr>
        <w:tblStyle w:val="TableGrid"/>
        <w:tblW w:w="8782" w:type="dxa"/>
        <w:tblInd w:w="2" w:type="dxa"/>
        <w:tblCellMar>
          <w:top w:w="107" w:type="dxa"/>
          <w:left w:w="60" w:type="dxa"/>
          <w:right w:w="55" w:type="dxa"/>
        </w:tblCellMar>
        <w:tblLook w:val="04A0" w:firstRow="1" w:lastRow="0" w:firstColumn="1" w:lastColumn="0" w:noHBand="0" w:noVBand="1"/>
      </w:tblPr>
      <w:tblGrid>
        <w:gridCol w:w="3395"/>
        <w:gridCol w:w="5387"/>
      </w:tblGrid>
      <w:tr w:rsidR="0058179B" w14:paraId="2485D127" w14:textId="77777777" w:rsidTr="00183E03">
        <w:trPr>
          <w:trHeight w:val="520"/>
        </w:trPr>
        <w:tc>
          <w:tcPr>
            <w:tcW w:w="3395"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53FF716D" w14:textId="0A6ABE11" w:rsidR="0058179B" w:rsidRDefault="0058179B" w:rsidP="00651EEA">
            <w:pPr>
              <w:spacing w:after="0" w:line="259" w:lineRule="auto"/>
              <w:ind w:left="0" w:right="6" w:firstLine="0"/>
              <w:jc w:val="center"/>
            </w:pPr>
            <w:r w:rsidRPr="00AC20E0">
              <w:lastRenderedPageBreak/>
              <w:t>Не-Добавляющ</w:t>
            </w:r>
            <w:r>
              <w:rPr>
                <w:lang w:val="ru-RU"/>
              </w:rPr>
              <w:t>ее</w:t>
            </w:r>
            <w:r w:rsidRPr="00AC20E0">
              <w:t>-Ценности Действи</w:t>
            </w:r>
            <w:r>
              <w:rPr>
                <w:lang w:val="ru-RU"/>
              </w:rPr>
              <w:t>е</w:t>
            </w:r>
          </w:p>
        </w:tc>
        <w:tc>
          <w:tcPr>
            <w:tcW w:w="5387"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9AF48BB" w14:textId="77777777" w:rsidR="0058179B" w:rsidRDefault="0058179B" w:rsidP="00651EEA">
            <w:pPr>
              <w:spacing w:after="0" w:line="259" w:lineRule="auto"/>
              <w:ind w:left="0" w:right="3" w:firstLine="0"/>
              <w:jc w:val="center"/>
            </w:pPr>
            <w:r>
              <w:rPr>
                <w:lang w:val="ru-RU"/>
              </w:rPr>
              <w:t>Пример или Комментарий</w:t>
            </w:r>
          </w:p>
        </w:tc>
      </w:tr>
      <w:tr w:rsidR="00C64647" w14:paraId="05989377" w14:textId="77777777" w:rsidTr="00183E03">
        <w:tblPrEx>
          <w:tblCellMar>
            <w:left w:w="59" w:type="dxa"/>
            <w:right w:w="58" w:type="dxa"/>
          </w:tblCellMar>
        </w:tblPrEx>
        <w:trPr>
          <w:cantSplit/>
          <w:trHeight w:val="860"/>
        </w:trPr>
        <w:tc>
          <w:tcPr>
            <w:tcW w:w="3395" w:type="dxa"/>
            <w:tcBorders>
              <w:top w:val="single" w:sz="4" w:space="0" w:color="000000"/>
              <w:left w:val="single" w:sz="4" w:space="0" w:color="000000"/>
              <w:bottom w:val="single" w:sz="4" w:space="0" w:color="000000"/>
              <w:right w:val="single" w:sz="4" w:space="0" w:color="000000"/>
            </w:tcBorders>
            <w:vAlign w:val="center"/>
          </w:tcPr>
          <w:p w14:paraId="6FA09A5B" w14:textId="43377968" w:rsidR="00C64647" w:rsidRPr="004C0CD0" w:rsidRDefault="00AC35B1">
            <w:pPr>
              <w:spacing w:after="0" w:line="259" w:lineRule="auto"/>
              <w:ind w:left="1" w:right="0" w:firstLine="0"/>
              <w:rPr>
                <w:lang w:val="ru-RU"/>
              </w:rPr>
            </w:pPr>
            <w:r>
              <w:rPr>
                <w:sz w:val="18"/>
              </w:rPr>
              <w:t xml:space="preserve">7. </w:t>
            </w:r>
            <w:r w:rsidR="00211FE6">
              <w:rPr>
                <w:sz w:val="18"/>
                <w:lang w:val="ru-RU"/>
              </w:rPr>
              <w:t>Дефекты</w:t>
            </w:r>
            <w:r>
              <w:rPr>
                <w:sz w:val="18"/>
              </w:rPr>
              <w:t xml:space="preserve">, </w:t>
            </w:r>
            <w:r w:rsidR="004C0CD0">
              <w:rPr>
                <w:sz w:val="18"/>
                <w:lang w:val="ru-RU"/>
              </w:rPr>
              <w:t>тестирование</w:t>
            </w:r>
            <w:r w:rsidR="004C0CD0" w:rsidRPr="004C0CD0">
              <w:rPr>
                <w:sz w:val="18"/>
                <w:lang w:val="ru-RU"/>
              </w:rPr>
              <w:t xml:space="preserve"> </w:t>
            </w:r>
            <w:r w:rsidR="004C0CD0">
              <w:rPr>
                <w:sz w:val="18"/>
                <w:lang w:val="ru-RU"/>
              </w:rPr>
              <w:t>и</w:t>
            </w:r>
            <w:r w:rsidR="004C0CD0" w:rsidRPr="004C0CD0">
              <w:rPr>
                <w:sz w:val="18"/>
                <w:lang w:val="ru-RU"/>
              </w:rPr>
              <w:t xml:space="preserve"> </w:t>
            </w:r>
            <w:r w:rsidR="004C0CD0">
              <w:rPr>
                <w:sz w:val="18"/>
                <w:lang w:val="ru-RU"/>
              </w:rPr>
              <w:t>исправление</w:t>
            </w:r>
            <w:r w:rsidR="004C0CD0" w:rsidRPr="004C0CD0">
              <w:rPr>
                <w:sz w:val="18"/>
                <w:lang w:val="ru-RU"/>
              </w:rPr>
              <w:t xml:space="preserve"> </w:t>
            </w:r>
            <w:r w:rsidR="004C0CD0">
              <w:rPr>
                <w:sz w:val="18"/>
                <w:lang w:val="ru-RU"/>
              </w:rPr>
              <w:t>после создания чего-либо</w:t>
            </w:r>
          </w:p>
        </w:tc>
        <w:tc>
          <w:tcPr>
            <w:tcW w:w="5387" w:type="dxa"/>
            <w:tcBorders>
              <w:top w:val="single" w:sz="4" w:space="0" w:color="000000"/>
              <w:left w:val="single" w:sz="4" w:space="0" w:color="000000"/>
              <w:bottom w:val="single" w:sz="4" w:space="0" w:color="000000"/>
              <w:right w:val="single" w:sz="4" w:space="0" w:color="000000"/>
            </w:tcBorders>
            <w:vAlign w:val="center"/>
          </w:tcPr>
          <w:p w14:paraId="7F4E9AE1" w14:textId="1D38AC14" w:rsidR="00C64647" w:rsidRDefault="00AC35B1">
            <w:pPr>
              <w:spacing w:after="0" w:line="259" w:lineRule="auto"/>
              <w:ind w:left="145" w:right="2" w:hanging="144"/>
            </w:pPr>
            <w:r>
              <w:rPr>
                <w:sz w:val="18"/>
              </w:rPr>
              <w:t xml:space="preserve">• </w:t>
            </w:r>
            <w:r w:rsidR="004C0CD0">
              <w:rPr>
                <w:sz w:val="18"/>
                <w:lang w:val="ru-RU"/>
              </w:rPr>
              <w:t>тестирование</w:t>
            </w:r>
            <w:r w:rsidR="004C0CD0" w:rsidRPr="004C0CD0">
              <w:rPr>
                <w:sz w:val="18"/>
                <w:lang w:val="ru-RU"/>
              </w:rPr>
              <w:t xml:space="preserve"> </w:t>
            </w:r>
            <w:r w:rsidR="004C0CD0">
              <w:rPr>
                <w:sz w:val="18"/>
                <w:lang w:val="ru-RU"/>
              </w:rPr>
              <w:t>и</w:t>
            </w:r>
            <w:r w:rsidR="004C0CD0" w:rsidRPr="004C0CD0">
              <w:rPr>
                <w:sz w:val="18"/>
                <w:lang w:val="ru-RU"/>
              </w:rPr>
              <w:t xml:space="preserve"> </w:t>
            </w:r>
            <w:r w:rsidR="004C0CD0">
              <w:rPr>
                <w:sz w:val="18"/>
                <w:lang w:val="ru-RU"/>
              </w:rPr>
              <w:t>исправление</w:t>
            </w:r>
            <w:r w:rsidR="004C0CD0" w:rsidRPr="004C0CD0">
              <w:rPr>
                <w:sz w:val="18"/>
                <w:lang w:val="ru-RU"/>
              </w:rPr>
              <w:t xml:space="preserve"> </w:t>
            </w:r>
            <w:r w:rsidR="004C0CD0">
              <w:rPr>
                <w:sz w:val="18"/>
                <w:lang w:val="ru-RU"/>
              </w:rPr>
              <w:t>в</w:t>
            </w:r>
            <w:r w:rsidR="004C0CD0" w:rsidRPr="004C0CD0">
              <w:rPr>
                <w:sz w:val="18"/>
                <w:lang w:val="ru-RU"/>
              </w:rPr>
              <w:t xml:space="preserve"> </w:t>
            </w:r>
            <w:r w:rsidR="004C0CD0">
              <w:rPr>
                <w:sz w:val="18"/>
                <w:lang w:val="ru-RU"/>
              </w:rPr>
              <w:t>конце</w:t>
            </w:r>
            <w:r w:rsidR="004C0CD0" w:rsidRPr="004C0CD0">
              <w:rPr>
                <w:sz w:val="18"/>
                <w:lang w:val="ru-RU"/>
              </w:rPr>
              <w:t xml:space="preserve"> (</w:t>
            </w:r>
            <w:r w:rsidR="004C0CD0">
              <w:rPr>
                <w:sz w:val="18"/>
                <w:lang w:val="ru-RU"/>
              </w:rPr>
              <w:t>после</w:t>
            </w:r>
            <w:r w:rsidR="004C0CD0" w:rsidRPr="004C0CD0">
              <w:rPr>
                <w:sz w:val="18"/>
                <w:lang w:val="ru-RU"/>
              </w:rPr>
              <w:t>)</w:t>
            </w:r>
            <w:r w:rsidR="004C0CD0">
              <w:rPr>
                <w:sz w:val="18"/>
                <w:lang w:val="ru-RU"/>
              </w:rPr>
              <w:t>,</w:t>
            </w:r>
            <w:r w:rsidR="004C0CD0" w:rsidRPr="004C0CD0">
              <w:rPr>
                <w:sz w:val="18"/>
                <w:lang w:val="ru-RU"/>
              </w:rPr>
              <w:t xml:space="preserve"> </w:t>
            </w:r>
            <w:r w:rsidR="004C0CD0">
              <w:rPr>
                <w:sz w:val="18"/>
                <w:lang w:val="ru-RU"/>
              </w:rPr>
              <w:t>чтобы</w:t>
            </w:r>
            <w:r w:rsidR="004C0CD0" w:rsidRPr="004C0CD0">
              <w:rPr>
                <w:sz w:val="18"/>
                <w:lang w:val="ru-RU"/>
              </w:rPr>
              <w:t xml:space="preserve"> </w:t>
            </w:r>
            <w:r w:rsidR="004C0CD0">
              <w:rPr>
                <w:sz w:val="18"/>
                <w:lang w:val="ru-RU"/>
              </w:rPr>
              <w:t>найти</w:t>
            </w:r>
            <w:r w:rsidR="004C0CD0" w:rsidRPr="004C0CD0">
              <w:rPr>
                <w:sz w:val="18"/>
                <w:lang w:val="ru-RU"/>
              </w:rPr>
              <w:t xml:space="preserve"> </w:t>
            </w:r>
            <w:r w:rsidR="004C0CD0">
              <w:rPr>
                <w:sz w:val="18"/>
                <w:lang w:val="ru-RU"/>
              </w:rPr>
              <w:t>и</w:t>
            </w:r>
            <w:r w:rsidR="004C0CD0" w:rsidRPr="004C0CD0">
              <w:rPr>
                <w:sz w:val="18"/>
                <w:lang w:val="ru-RU"/>
              </w:rPr>
              <w:t xml:space="preserve"> </w:t>
            </w:r>
            <w:r w:rsidR="004C0CD0">
              <w:rPr>
                <w:sz w:val="18"/>
                <w:lang w:val="ru-RU"/>
              </w:rPr>
              <w:t>устранить</w:t>
            </w:r>
            <w:r w:rsidR="004C0CD0" w:rsidRPr="004C0CD0">
              <w:rPr>
                <w:sz w:val="18"/>
                <w:lang w:val="ru-RU"/>
              </w:rPr>
              <w:t xml:space="preserve"> </w:t>
            </w:r>
            <w:r w:rsidR="004C0CD0">
              <w:rPr>
                <w:sz w:val="18"/>
                <w:lang w:val="ru-RU"/>
              </w:rPr>
              <w:t>дефекты</w:t>
            </w:r>
            <w:r>
              <w:rPr>
                <w:sz w:val="18"/>
              </w:rPr>
              <w:t xml:space="preserve"> </w:t>
            </w:r>
            <w:r w:rsidR="004C0CD0">
              <w:rPr>
                <w:sz w:val="18"/>
                <w:lang w:val="ru-RU"/>
              </w:rPr>
              <w:t>не является добавляющей ценность активностью</w:t>
            </w:r>
            <w:r>
              <w:rPr>
                <w:sz w:val="18"/>
              </w:rPr>
              <w:t xml:space="preserve">; </w:t>
            </w:r>
            <w:r w:rsidR="004C0CD0">
              <w:rPr>
                <w:sz w:val="18"/>
                <w:lang w:val="ru-RU"/>
              </w:rPr>
              <w:t xml:space="preserve">это может быть </w:t>
            </w:r>
            <w:r w:rsidR="004C0CD0">
              <w:rPr>
                <w:i/>
                <w:sz w:val="18"/>
                <w:lang w:val="ru-RU"/>
              </w:rPr>
              <w:t>временно необходимыми</w:t>
            </w:r>
            <w:r w:rsidR="004C0CD0" w:rsidRPr="004C0CD0">
              <w:rPr>
                <w:iCs/>
                <w:sz w:val="18"/>
                <w:lang w:val="ru-RU"/>
              </w:rPr>
              <w:t xml:space="preserve"> потерями</w:t>
            </w:r>
          </w:p>
        </w:tc>
      </w:tr>
      <w:tr w:rsidR="00C64647" w14:paraId="021D9867" w14:textId="77777777" w:rsidTr="00183E03">
        <w:trPr>
          <w:trHeight w:val="920"/>
        </w:trPr>
        <w:tc>
          <w:tcPr>
            <w:tcW w:w="3395" w:type="dxa"/>
            <w:tcBorders>
              <w:top w:val="single" w:sz="8" w:space="0" w:color="000000"/>
              <w:left w:val="single" w:sz="4" w:space="0" w:color="000000"/>
              <w:bottom w:val="single" w:sz="4" w:space="0" w:color="000000"/>
              <w:right w:val="single" w:sz="4" w:space="0" w:color="000000"/>
            </w:tcBorders>
            <w:vAlign w:val="center"/>
          </w:tcPr>
          <w:p w14:paraId="2BC6F0F5" w14:textId="1C1DC36B" w:rsidR="00C64647" w:rsidRDefault="00AC35B1">
            <w:pPr>
              <w:spacing w:after="0" w:line="259" w:lineRule="auto"/>
              <w:ind w:left="0" w:right="0" w:firstLine="0"/>
              <w:jc w:val="left"/>
            </w:pPr>
            <w:r>
              <w:rPr>
                <w:sz w:val="18"/>
              </w:rPr>
              <w:t xml:space="preserve">8. </w:t>
            </w:r>
            <w:r w:rsidR="00DB54CE" w:rsidRPr="00DB54CE">
              <w:rPr>
                <w:sz w:val="18"/>
              </w:rPr>
              <w:t>Недореализация человеческого потенциала и дополнительных навыков, ценных сведений, идей, рекомендаций</w:t>
            </w:r>
          </w:p>
        </w:tc>
        <w:tc>
          <w:tcPr>
            <w:tcW w:w="5387" w:type="dxa"/>
            <w:tcBorders>
              <w:top w:val="single" w:sz="8" w:space="0" w:color="000000"/>
              <w:left w:val="single" w:sz="4" w:space="0" w:color="000000"/>
              <w:bottom w:val="single" w:sz="4" w:space="0" w:color="000000"/>
              <w:right w:val="single" w:sz="4" w:space="0" w:color="000000"/>
            </w:tcBorders>
            <w:vAlign w:val="center"/>
          </w:tcPr>
          <w:p w14:paraId="0A16B48F" w14:textId="3B640376" w:rsidR="00C64647" w:rsidRDefault="00DB54CE">
            <w:pPr>
              <w:numPr>
                <w:ilvl w:val="0"/>
                <w:numId w:val="12"/>
              </w:numPr>
              <w:spacing w:after="56" w:line="259" w:lineRule="auto"/>
              <w:ind w:right="0" w:hanging="159"/>
              <w:jc w:val="left"/>
            </w:pPr>
            <w:r w:rsidRPr="00DB54CE">
              <w:rPr>
                <w:sz w:val="18"/>
              </w:rPr>
              <w:t>люди работают только по одной специальности</w:t>
            </w:r>
            <w:r>
              <w:rPr>
                <w:sz w:val="18"/>
                <w:lang w:val="ru-RU"/>
              </w:rPr>
              <w:t xml:space="preserve"> или</w:t>
            </w:r>
            <w:r w:rsidR="00AC35B1">
              <w:rPr>
                <w:sz w:val="18"/>
              </w:rPr>
              <w:t xml:space="preserve"> …?</w:t>
            </w:r>
          </w:p>
          <w:p w14:paraId="2419855A" w14:textId="7A184687" w:rsidR="00C64647" w:rsidRDefault="00DB54CE">
            <w:pPr>
              <w:numPr>
                <w:ilvl w:val="0"/>
                <w:numId w:val="12"/>
              </w:numPr>
              <w:spacing w:after="0" w:line="259" w:lineRule="auto"/>
              <w:ind w:right="0" w:hanging="159"/>
              <w:jc w:val="left"/>
            </w:pPr>
            <w:r>
              <w:rPr>
                <w:sz w:val="18"/>
                <w:lang w:val="ru-RU"/>
              </w:rPr>
              <w:t>е</w:t>
            </w:r>
            <w:r w:rsidRPr="00DB54CE">
              <w:rPr>
                <w:sz w:val="18"/>
              </w:rPr>
              <w:t xml:space="preserve">сть ли у них возможность менять то, </w:t>
            </w:r>
            <w:r w:rsidR="00F33E6C" w:rsidRPr="00DB54CE">
              <w:rPr>
                <w:sz w:val="18"/>
              </w:rPr>
              <w:t>что, по их мнению,</w:t>
            </w:r>
            <w:r w:rsidRPr="00DB54CE">
              <w:rPr>
                <w:sz w:val="18"/>
              </w:rPr>
              <w:t xml:space="preserve"> является потерями</w:t>
            </w:r>
            <w:r w:rsidR="00AC35B1">
              <w:rPr>
                <w:sz w:val="18"/>
              </w:rPr>
              <w:t>?</w:t>
            </w:r>
          </w:p>
        </w:tc>
      </w:tr>
      <w:tr w:rsidR="00C64647" w14:paraId="1F1ABC4F" w14:textId="77777777" w:rsidTr="00183E03">
        <w:trPr>
          <w:trHeight w:val="920"/>
        </w:trPr>
        <w:tc>
          <w:tcPr>
            <w:tcW w:w="3395" w:type="dxa"/>
            <w:tcBorders>
              <w:top w:val="single" w:sz="4" w:space="0" w:color="000000"/>
              <w:left w:val="single" w:sz="4" w:space="0" w:color="000000"/>
              <w:bottom w:val="single" w:sz="4" w:space="0" w:color="000000"/>
              <w:right w:val="single" w:sz="4" w:space="0" w:color="000000"/>
            </w:tcBorders>
          </w:tcPr>
          <w:p w14:paraId="446C5E91" w14:textId="1B0F43C3" w:rsidR="00C64647" w:rsidRDefault="00AC35B1">
            <w:pPr>
              <w:spacing w:after="0" w:line="259" w:lineRule="auto"/>
              <w:ind w:left="0" w:right="0" w:firstLine="0"/>
            </w:pPr>
            <w:r>
              <w:rPr>
                <w:sz w:val="18"/>
              </w:rPr>
              <w:t xml:space="preserve">9. </w:t>
            </w:r>
            <w:r w:rsidR="00DB54CE" w:rsidRPr="00DB54CE">
              <w:rPr>
                <w:sz w:val="18"/>
              </w:rPr>
              <w:t>Рассеивание или утеря знаний и информации</w:t>
            </w:r>
          </w:p>
        </w:tc>
        <w:tc>
          <w:tcPr>
            <w:tcW w:w="5387" w:type="dxa"/>
            <w:tcBorders>
              <w:top w:val="single" w:sz="4" w:space="0" w:color="000000"/>
              <w:left w:val="single" w:sz="4" w:space="0" w:color="000000"/>
              <w:bottom w:val="single" w:sz="4" w:space="0" w:color="000000"/>
              <w:right w:val="single" w:sz="4" w:space="0" w:color="000000"/>
            </w:tcBorders>
            <w:vAlign w:val="center"/>
          </w:tcPr>
          <w:p w14:paraId="0C74AE88" w14:textId="7064401B" w:rsidR="00C64647" w:rsidRDefault="00DB54CE">
            <w:pPr>
              <w:numPr>
                <w:ilvl w:val="0"/>
                <w:numId w:val="13"/>
              </w:numPr>
              <w:spacing w:after="54" w:line="259" w:lineRule="auto"/>
              <w:ind w:right="0" w:hanging="160"/>
              <w:jc w:val="left"/>
            </w:pPr>
            <w:r w:rsidRPr="00DB54CE">
              <w:rPr>
                <w:sz w:val="18"/>
              </w:rPr>
              <w:t>информаци</w:t>
            </w:r>
            <w:r>
              <w:rPr>
                <w:sz w:val="18"/>
                <w:lang w:val="ru-RU"/>
              </w:rPr>
              <w:t>я</w:t>
            </w:r>
            <w:r w:rsidRPr="00DB54CE">
              <w:rPr>
                <w:sz w:val="18"/>
              </w:rPr>
              <w:t xml:space="preserve">, </w:t>
            </w:r>
            <w:r w:rsidR="006F4CB8">
              <w:rPr>
                <w:sz w:val="18"/>
                <w:lang w:val="ru-RU"/>
              </w:rPr>
              <w:t>распределённая</w:t>
            </w:r>
            <w:r w:rsidRPr="00DB54CE">
              <w:rPr>
                <w:sz w:val="18"/>
              </w:rPr>
              <w:t xml:space="preserve"> по </w:t>
            </w:r>
            <w:r>
              <w:rPr>
                <w:sz w:val="18"/>
                <w:lang w:val="ru-RU"/>
              </w:rPr>
              <w:t xml:space="preserve">нескольким </w:t>
            </w:r>
            <w:r w:rsidRPr="00DB54CE">
              <w:rPr>
                <w:sz w:val="18"/>
              </w:rPr>
              <w:t>разным документам</w:t>
            </w:r>
          </w:p>
          <w:p w14:paraId="73585751" w14:textId="7CF140E6" w:rsidR="00C64647" w:rsidRDefault="00DB54CE">
            <w:pPr>
              <w:numPr>
                <w:ilvl w:val="0"/>
                <w:numId w:val="13"/>
              </w:numPr>
              <w:spacing w:after="0" w:line="259" w:lineRule="auto"/>
              <w:ind w:right="0" w:hanging="160"/>
              <w:jc w:val="left"/>
            </w:pPr>
            <w:r w:rsidRPr="00DB54CE">
              <w:rPr>
                <w:sz w:val="18"/>
              </w:rPr>
              <w:t>коммуникационны</w:t>
            </w:r>
            <w:r>
              <w:rPr>
                <w:sz w:val="18"/>
                <w:lang w:val="ru-RU"/>
              </w:rPr>
              <w:t>е</w:t>
            </w:r>
            <w:r w:rsidRPr="00DB54CE">
              <w:rPr>
                <w:sz w:val="18"/>
              </w:rPr>
              <w:t xml:space="preserve"> барьер</w:t>
            </w:r>
            <w:r>
              <w:rPr>
                <w:sz w:val="18"/>
                <w:lang w:val="ru-RU"/>
              </w:rPr>
              <w:t>ы</w:t>
            </w:r>
            <w:r w:rsidRPr="00DB54CE">
              <w:rPr>
                <w:sz w:val="18"/>
              </w:rPr>
              <w:t>, таки</w:t>
            </w:r>
            <w:r>
              <w:rPr>
                <w:sz w:val="18"/>
                <w:lang w:val="ru-RU"/>
              </w:rPr>
              <w:t>е</w:t>
            </w:r>
            <w:r w:rsidRPr="00DB54CE">
              <w:rPr>
                <w:sz w:val="18"/>
              </w:rPr>
              <w:t xml:space="preserve"> как стены между людьми или люди в нескольких различных локациях</w:t>
            </w:r>
          </w:p>
        </w:tc>
      </w:tr>
      <w:tr w:rsidR="00C64647" w14:paraId="3702A2B4" w14:textId="77777777" w:rsidTr="00183E03">
        <w:trPr>
          <w:trHeight w:val="919"/>
        </w:trPr>
        <w:tc>
          <w:tcPr>
            <w:tcW w:w="3395" w:type="dxa"/>
            <w:tcBorders>
              <w:top w:val="single" w:sz="4" w:space="0" w:color="000000"/>
              <w:left w:val="single" w:sz="4" w:space="0" w:color="000000"/>
              <w:bottom w:val="single" w:sz="4" w:space="0" w:color="000000"/>
              <w:right w:val="single" w:sz="4" w:space="0" w:color="000000"/>
            </w:tcBorders>
            <w:vAlign w:val="center"/>
          </w:tcPr>
          <w:p w14:paraId="5FB6DC2B" w14:textId="35986D20" w:rsidR="00C64647" w:rsidRDefault="00AC35B1">
            <w:pPr>
              <w:spacing w:after="0" w:line="259" w:lineRule="auto"/>
              <w:ind w:left="0" w:right="0" w:firstLine="0"/>
              <w:jc w:val="left"/>
            </w:pPr>
            <w:r>
              <w:rPr>
                <w:sz w:val="18"/>
              </w:rPr>
              <w:t xml:space="preserve">10. </w:t>
            </w:r>
            <w:r w:rsidR="00DB54CE" w:rsidRPr="00DB54CE">
              <w:rPr>
                <w:sz w:val="18"/>
              </w:rPr>
              <w:t>Принятие желаемого за действительное, самообман (например, эти планы, оценки и спецификации являются ‘корректными’)</w:t>
            </w:r>
          </w:p>
        </w:tc>
        <w:tc>
          <w:tcPr>
            <w:tcW w:w="5387" w:type="dxa"/>
            <w:tcBorders>
              <w:top w:val="single" w:sz="4" w:space="0" w:color="000000"/>
              <w:left w:val="single" w:sz="4" w:space="0" w:color="000000"/>
              <w:bottom w:val="single" w:sz="4" w:space="0" w:color="000000"/>
              <w:right w:val="single" w:sz="4" w:space="0" w:color="000000"/>
            </w:tcBorders>
            <w:vAlign w:val="center"/>
          </w:tcPr>
          <w:p w14:paraId="052943AD" w14:textId="39A83233" w:rsidR="00C64647" w:rsidRDefault="00DB54CE">
            <w:pPr>
              <w:numPr>
                <w:ilvl w:val="0"/>
                <w:numId w:val="14"/>
              </w:numPr>
              <w:spacing w:after="60" w:line="253" w:lineRule="auto"/>
              <w:ind w:right="0" w:hanging="160"/>
              <w:jc w:val="left"/>
            </w:pPr>
            <w:r w:rsidRPr="00DB54CE">
              <w:rPr>
                <w:sz w:val="18"/>
              </w:rPr>
              <w:t>“Оценка не может быть увеличена; оценка затрат такова, какой мы хотели бы её видеть, а не такая как фактически предлагается сейчас.”</w:t>
            </w:r>
          </w:p>
          <w:p w14:paraId="1B160676" w14:textId="5F290B11" w:rsidR="00C64647" w:rsidRDefault="00DB54CE">
            <w:pPr>
              <w:numPr>
                <w:ilvl w:val="0"/>
                <w:numId w:val="14"/>
              </w:numPr>
              <w:spacing w:after="0" w:line="259" w:lineRule="auto"/>
              <w:ind w:right="0" w:hanging="160"/>
              <w:jc w:val="left"/>
            </w:pPr>
            <w:r w:rsidRPr="00DB54CE">
              <w:rPr>
                <w:sz w:val="18"/>
              </w:rPr>
              <w:t>“Мы отстаём от графика, но мы компенсируем это позднее.”</w:t>
            </w:r>
          </w:p>
        </w:tc>
      </w:tr>
    </w:tbl>
    <w:p w14:paraId="7B2891F4" w14:textId="6F58C49D" w:rsidR="00C64647" w:rsidRPr="00DB54CE" w:rsidRDefault="00DB54CE" w:rsidP="004C0CD0">
      <w:pPr>
        <w:spacing w:before="120" w:after="250" w:line="259" w:lineRule="auto"/>
        <w:ind w:left="11" w:right="0" w:hanging="11"/>
        <w:rPr>
          <w:iCs/>
        </w:rPr>
      </w:pPr>
      <w:r w:rsidRPr="00DB54CE">
        <w:rPr>
          <w:i/>
        </w:rPr>
        <w:t xml:space="preserve">Улучшение через Устранение </w:t>
      </w:r>
      <w:r w:rsidR="00F9053F">
        <w:rPr>
          <w:i/>
          <w:lang w:val="ru-RU"/>
        </w:rPr>
        <w:t>НДЦ</w:t>
      </w:r>
      <w:r w:rsidRPr="00DB54CE">
        <w:rPr>
          <w:iCs/>
        </w:rPr>
        <w:t xml:space="preserve"> — Фокус на поставке ценности через уменьшение потерь ориентирует бережливую организацию на следование за эстафетной палочкой, а не за бегунами. Заметьте, что эта стратегия улучшения является скорее субтрактивной, чем аддитивной. Вместо (например), “Что мы можем заставить сделать работников, чтобы увеличить их утилизацию?”, вопрос скорее следующий: “Что мы можем </w:t>
      </w:r>
      <w:r w:rsidRPr="00F9053F">
        <w:rPr>
          <w:i/>
        </w:rPr>
        <w:t>убрать</w:t>
      </w:r>
      <w:r w:rsidRPr="00DB54CE">
        <w:rPr>
          <w:iCs/>
        </w:rPr>
        <w:t xml:space="preserve"> или перестать делать?” В процессе нашего консалтинга мы обнаружили, что это является изменением образа мышления для людей, придерживающихся подхода обеспечения качества, в больших организациях, которые сосредоточены на соблюдении контрольных списков и </w:t>
      </w:r>
      <w:r w:rsidRPr="00F9053F">
        <w:rPr>
          <w:i/>
        </w:rPr>
        <w:t>добавления</w:t>
      </w:r>
      <w:r w:rsidRPr="00DB54CE">
        <w:rPr>
          <w:iCs/>
        </w:rPr>
        <w:t xml:space="preserve"> активностей для ‘улучшения.’</w:t>
      </w:r>
    </w:p>
    <w:p w14:paraId="5E74312E" w14:textId="38329977" w:rsidR="00C33FB5" w:rsidRDefault="00507FEA">
      <w:pPr>
        <w:spacing w:after="250"/>
        <w:ind w:right="0"/>
      </w:pPr>
      <w:r w:rsidRPr="00507FEA">
        <w:rPr>
          <w:b/>
        </w:rPr>
        <w:t>Временно Необходимые Потери против Чистых Потерь</w:t>
      </w:r>
      <w:r w:rsidRPr="00507FEA">
        <w:rPr>
          <w:bCs/>
        </w:rPr>
        <w:t xml:space="preserve"> </w:t>
      </w:r>
      <w:r w:rsidR="00AC35B1">
        <w:t>—</w:t>
      </w:r>
      <w:r w:rsidRPr="00507FEA">
        <w:t xml:space="preserve"> Не каждая битва против потерь может быть выиграна </w:t>
      </w:r>
      <w:r>
        <w:rPr>
          <w:lang w:val="ru-RU"/>
        </w:rPr>
        <w:t>исходя из текущих условий и ограничений</w:t>
      </w:r>
      <w:r w:rsidR="00AC35B1">
        <w:t xml:space="preserve">. </w:t>
      </w:r>
      <w:r>
        <w:rPr>
          <w:lang w:val="ru-RU"/>
        </w:rPr>
        <w:t>Например</w:t>
      </w:r>
      <w:r w:rsidR="00AC35B1">
        <w:t xml:space="preserve">, </w:t>
      </w:r>
      <w:r w:rsidR="002C4A8C">
        <w:rPr>
          <w:lang w:val="ru-RU"/>
        </w:rPr>
        <w:t>чудовищно</w:t>
      </w:r>
      <w:r w:rsidR="002C4A8C" w:rsidRPr="002C4A8C">
        <w:rPr>
          <w:lang w:val="ru-RU"/>
        </w:rPr>
        <w:t xml:space="preserve"> </w:t>
      </w:r>
      <w:r w:rsidR="002C4A8C">
        <w:rPr>
          <w:lang w:val="ru-RU"/>
        </w:rPr>
        <w:t>трудно</w:t>
      </w:r>
      <w:r w:rsidR="002C4A8C" w:rsidRPr="002C4A8C">
        <w:rPr>
          <w:lang w:val="ru-RU"/>
        </w:rPr>
        <w:t xml:space="preserve"> </w:t>
      </w:r>
      <w:r w:rsidR="002C4A8C">
        <w:rPr>
          <w:lang w:val="ru-RU"/>
        </w:rPr>
        <w:t>или</w:t>
      </w:r>
      <w:r w:rsidR="002C4A8C" w:rsidRPr="002C4A8C">
        <w:rPr>
          <w:lang w:val="ru-RU"/>
        </w:rPr>
        <w:t xml:space="preserve"> </w:t>
      </w:r>
      <w:r w:rsidR="002C4A8C">
        <w:rPr>
          <w:lang w:val="ru-RU"/>
        </w:rPr>
        <w:t>практически</w:t>
      </w:r>
      <w:r w:rsidR="002C4A8C" w:rsidRPr="002C4A8C">
        <w:rPr>
          <w:lang w:val="ru-RU"/>
        </w:rPr>
        <w:t xml:space="preserve"> </w:t>
      </w:r>
      <w:r w:rsidR="002C4A8C">
        <w:rPr>
          <w:lang w:val="ru-RU"/>
        </w:rPr>
        <w:t>невозможно</w:t>
      </w:r>
      <w:r w:rsidR="002C4A8C" w:rsidRPr="002C4A8C">
        <w:rPr>
          <w:lang w:val="ru-RU"/>
        </w:rPr>
        <w:t xml:space="preserve"> </w:t>
      </w:r>
      <w:r w:rsidR="002C4A8C">
        <w:rPr>
          <w:lang w:val="ru-RU"/>
        </w:rPr>
        <w:t>создать продукт, который не имел бы дефектов с самого начала</w:t>
      </w:r>
      <w:r w:rsidR="00AC35B1">
        <w:t xml:space="preserve">. </w:t>
      </w:r>
      <w:r w:rsidR="002C4A8C" w:rsidRPr="002C4A8C">
        <w:t>Плюс существует множество ситуаций, когда выгоднее устранять дефекты через циклы обратной связи с тестированием по завершению в</w:t>
      </w:r>
      <w:r w:rsidR="00AC35B1">
        <w:t xml:space="preserve"> </w:t>
      </w:r>
      <w:r w:rsidR="002C4A8C" w:rsidRPr="002C4A8C">
        <w:rPr>
          <w:i/>
        </w:rPr>
        <w:t>небольших партиях и коротких циклах</w:t>
      </w:r>
      <w:r w:rsidR="00AC35B1">
        <w:t xml:space="preserve">, </w:t>
      </w:r>
      <w:r w:rsidR="002C4A8C">
        <w:rPr>
          <w:lang w:val="ru-RU"/>
        </w:rPr>
        <w:t>особенно с учётом того, что современные инструменты и техники тестирования сокращают стоимость и время цикла тестирования</w:t>
      </w:r>
      <w:r w:rsidR="00AC35B1">
        <w:t xml:space="preserve">. </w:t>
      </w:r>
      <w:r w:rsidR="00451846">
        <w:rPr>
          <w:lang w:val="ru-RU"/>
        </w:rPr>
        <w:t>Для</w:t>
      </w:r>
      <w:r w:rsidR="00451846" w:rsidRPr="00451846">
        <w:rPr>
          <w:lang w:val="ru-RU"/>
        </w:rPr>
        <w:t xml:space="preserve"> </w:t>
      </w:r>
      <w:r w:rsidR="00451846">
        <w:rPr>
          <w:lang w:val="ru-RU"/>
        </w:rPr>
        <w:t>ясности</w:t>
      </w:r>
      <w:r w:rsidR="00AC35B1">
        <w:t xml:space="preserve">: </w:t>
      </w:r>
      <w:r w:rsidR="00451846">
        <w:rPr>
          <w:lang w:val="ru-RU"/>
        </w:rPr>
        <w:t>это</w:t>
      </w:r>
      <w:r w:rsidR="00451846" w:rsidRPr="00451846">
        <w:rPr>
          <w:lang w:val="ru-RU"/>
        </w:rPr>
        <w:t xml:space="preserve"> </w:t>
      </w:r>
      <w:r w:rsidR="00451846">
        <w:rPr>
          <w:lang w:val="ru-RU"/>
        </w:rPr>
        <w:t>не</w:t>
      </w:r>
      <w:r w:rsidR="00451846" w:rsidRPr="00451846">
        <w:rPr>
          <w:lang w:val="ru-RU"/>
        </w:rPr>
        <w:t xml:space="preserve"> </w:t>
      </w:r>
      <w:r w:rsidR="00451846">
        <w:rPr>
          <w:lang w:val="ru-RU"/>
        </w:rPr>
        <w:t>является</w:t>
      </w:r>
      <w:r w:rsidR="00451846" w:rsidRPr="00451846">
        <w:rPr>
          <w:lang w:val="ru-RU"/>
        </w:rPr>
        <w:t xml:space="preserve"> </w:t>
      </w:r>
      <w:r w:rsidR="00451846">
        <w:rPr>
          <w:lang w:val="ru-RU"/>
        </w:rPr>
        <w:t>рекомендацией, ждать и тестировать только по окончанию разработки</w:t>
      </w:r>
      <w:r w:rsidR="00AC35B1">
        <w:t xml:space="preserve">. </w:t>
      </w:r>
      <w:r w:rsidR="00451846" w:rsidRPr="00451846">
        <w:t>Однако</w:t>
      </w:r>
      <w:r w:rsidR="00AC35B1">
        <w:t xml:space="preserve">, </w:t>
      </w:r>
      <w:r w:rsidR="00451846" w:rsidRPr="00451846">
        <w:t xml:space="preserve">множество коротких и дешевых циклов из небольших партий с автоматизированным тестированием могут </w:t>
      </w:r>
      <w:r w:rsidR="00AC35B1">
        <w:t>—</w:t>
      </w:r>
      <w:r w:rsidR="00451846">
        <w:rPr>
          <w:lang w:val="ru-RU"/>
        </w:rPr>
        <w:t xml:space="preserve"> но не всегда </w:t>
      </w:r>
      <w:r w:rsidR="003322E8">
        <w:t>—</w:t>
      </w:r>
      <w:r w:rsidR="003322E8">
        <w:rPr>
          <w:lang w:val="ru-RU"/>
        </w:rPr>
        <w:t xml:space="preserve"> </w:t>
      </w:r>
      <w:r w:rsidR="00451846">
        <w:rPr>
          <w:lang w:val="ru-RU"/>
        </w:rPr>
        <w:t xml:space="preserve">быть наиболее дешевым решением </w:t>
      </w:r>
      <w:r w:rsidR="003322E8">
        <w:rPr>
          <w:lang w:val="ru-RU"/>
        </w:rPr>
        <w:t>задачи</w:t>
      </w:r>
      <w:r w:rsidR="00451846">
        <w:rPr>
          <w:lang w:val="ru-RU"/>
        </w:rPr>
        <w:t xml:space="preserve"> </w:t>
      </w:r>
      <w:r w:rsidR="00AC35B1">
        <w:t>“</w:t>
      </w:r>
      <w:r w:rsidR="003322E8">
        <w:rPr>
          <w:lang w:val="ru-RU"/>
        </w:rPr>
        <w:t>встроить качество</w:t>
      </w:r>
      <w:r w:rsidR="00AC35B1">
        <w:t>”</w:t>
      </w:r>
      <w:r w:rsidR="003322E8">
        <w:rPr>
          <w:lang w:val="ru-RU"/>
        </w:rPr>
        <w:t xml:space="preserve"> в процесс производства</w:t>
      </w:r>
      <w:r w:rsidR="00AC35B1">
        <w:t xml:space="preserve">. </w:t>
      </w:r>
      <w:r w:rsidR="003322E8">
        <w:rPr>
          <w:lang w:val="ru-RU"/>
        </w:rPr>
        <w:t>Таким образом,</w:t>
      </w:r>
      <w:r w:rsidR="00AC35B1">
        <w:t xml:space="preserve"> </w:t>
      </w:r>
      <w:r w:rsidR="003322E8" w:rsidRPr="003322E8">
        <w:t xml:space="preserve">иногда целесообразно или </w:t>
      </w:r>
      <w:r w:rsidR="003322E8">
        <w:rPr>
          <w:lang w:val="ru-RU"/>
        </w:rPr>
        <w:t xml:space="preserve">даже </w:t>
      </w:r>
      <w:r w:rsidR="003322E8" w:rsidRPr="003322E8">
        <w:t>необходимо</w:t>
      </w:r>
      <w:r w:rsidR="00AC35B1">
        <w:t>,</w:t>
      </w:r>
      <w:r w:rsidR="003322E8" w:rsidRPr="003322E8">
        <w:t xml:space="preserve"> исходя из </w:t>
      </w:r>
      <w:r w:rsidR="00C1780E">
        <w:rPr>
          <w:lang w:val="ru-RU"/>
        </w:rPr>
        <w:t>настоящих</w:t>
      </w:r>
      <w:r w:rsidR="003322E8" w:rsidRPr="003322E8">
        <w:t xml:space="preserve"> возможностей</w:t>
      </w:r>
      <w:r w:rsidR="00AC35B1">
        <w:t xml:space="preserve">, </w:t>
      </w:r>
      <w:r w:rsidR="003322E8" w:rsidRPr="003322E8">
        <w:t>тестировать и исправлять</w:t>
      </w:r>
      <w:r w:rsidR="00AC35B1">
        <w:t xml:space="preserve"> </w:t>
      </w:r>
      <w:r w:rsidR="003322E8" w:rsidRPr="003322E8">
        <w:rPr>
          <w:i/>
        </w:rPr>
        <w:t>после</w:t>
      </w:r>
      <w:r w:rsidR="00AC35B1">
        <w:t xml:space="preserve"> </w:t>
      </w:r>
      <w:r w:rsidR="003322E8">
        <w:rPr>
          <w:lang w:val="ru-RU"/>
        </w:rPr>
        <w:t>создания</w:t>
      </w:r>
      <w:r w:rsidR="00AC35B1">
        <w:t xml:space="preserve"> </w:t>
      </w:r>
      <w:r w:rsidR="003322E8">
        <w:rPr>
          <w:lang w:val="ru-RU"/>
        </w:rPr>
        <w:t xml:space="preserve">небольшого элемента в очень коротком цикле </w:t>
      </w:r>
      <w:r w:rsidR="003322E8">
        <w:t>—</w:t>
      </w:r>
      <w:r w:rsidR="00C1780E">
        <w:rPr>
          <w:lang w:val="ru-RU"/>
        </w:rPr>
        <w:t xml:space="preserve"> </w:t>
      </w:r>
      <w:r w:rsidR="003322E8">
        <w:rPr>
          <w:lang w:val="ru-RU"/>
        </w:rPr>
        <w:t>потери из-за дефектов</w:t>
      </w:r>
      <w:r w:rsidR="00AC35B1">
        <w:t xml:space="preserve">. </w:t>
      </w:r>
      <w:r w:rsidR="003322E8" w:rsidRPr="00C1780E">
        <w:t>Даже</w:t>
      </w:r>
      <w:r w:rsidR="00AC35B1">
        <w:t xml:space="preserve"> Toyota </w:t>
      </w:r>
      <w:r w:rsidR="00C1780E" w:rsidRPr="00C1780E">
        <w:t xml:space="preserve">иногда намеренно выполняет шаги, являющиеся </w:t>
      </w:r>
      <w:r w:rsidR="00AC35B1">
        <w:t>‘</w:t>
      </w:r>
      <w:r w:rsidR="00C1780E" w:rsidRPr="00C1780E">
        <w:t>потерями</w:t>
      </w:r>
      <w:r w:rsidR="00AC35B1">
        <w:t xml:space="preserve">’, </w:t>
      </w:r>
      <w:r w:rsidR="00C1780E" w:rsidRPr="00C1780E">
        <w:t xml:space="preserve">но только в коротких циклах с небольшими </w:t>
      </w:r>
      <w:r w:rsidR="00C1780E">
        <w:rPr>
          <w:lang w:val="ru-RU"/>
        </w:rPr>
        <w:t xml:space="preserve">размерами </w:t>
      </w:r>
      <w:r w:rsidR="00C1780E" w:rsidRPr="00C1780E">
        <w:t>парти</w:t>
      </w:r>
      <w:r w:rsidR="00C1780E">
        <w:rPr>
          <w:lang w:val="ru-RU"/>
        </w:rPr>
        <w:t>й</w:t>
      </w:r>
      <w:r w:rsidR="00C1780E" w:rsidRPr="00C1780E">
        <w:t xml:space="preserve"> чтобы дефекты не задерживались, не воспроизводились и не накапливались</w:t>
      </w:r>
      <w:r w:rsidR="00AC35B1">
        <w:t>.</w:t>
      </w:r>
    </w:p>
    <w:p w14:paraId="08364040" w14:textId="77777777" w:rsidR="00C33FB5" w:rsidRDefault="00C33FB5">
      <w:pPr>
        <w:spacing w:after="0" w:line="240" w:lineRule="auto"/>
        <w:ind w:left="0" w:right="0" w:firstLine="0"/>
        <w:jc w:val="left"/>
      </w:pPr>
      <w:r>
        <w:br w:type="page"/>
      </w:r>
    </w:p>
    <w:p w14:paraId="2A8F8F26" w14:textId="0A4D781D" w:rsidR="00C64647" w:rsidRDefault="00C1780E">
      <w:pPr>
        <w:spacing w:after="266"/>
        <w:ind w:right="0"/>
      </w:pPr>
      <w:r>
        <w:rPr>
          <w:lang w:val="ru-RU"/>
        </w:rPr>
        <w:lastRenderedPageBreak/>
        <w:t>Поэтому</w:t>
      </w:r>
      <w:r w:rsidR="00AC35B1">
        <w:t xml:space="preserve">, Toyota </w:t>
      </w:r>
      <w:r>
        <w:rPr>
          <w:lang w:val="ru-RU"/>
        </w:rPr>
        <w:t>распознаёт два вида потерь</w:t>
      </w:r>
      <w:r w:rsidR="00AC35B1">
        <w:t>:</w:t>
      </w:r>
    </w:p>
    <w:p w14:paraId="60736BAF" w14:textId="7E603641" w:rsidR="00C64647" w:rsidRDefault="00C1780E">
      <w:pPr>
        <w:numPr>
          <w:ilvl w:val="0"/>
          <w:numId w:val="3"/>
        </w:numPr>
        <w:spacing w:after="165"/>
        <w:ind w:right="0" w:hanging="232"/>
      </w:pPr>
      <w:r>
        <w:rPr>
          <w:b/>
          <w:lang w:val="ru-RU"/>
        </w:rPr>
        <w:t>временно</w:t>
      </w:r>
      <w:r w:rsidRPr="00C1780E">
        <w:rPr>
          <w:b/>
          <w:lang w:val="ru-RU"/>
        </w:rPr>
        <w:t xml:space="preserve"> </w:t>
      </w:r>
      <w:r>
        <w:rPr>
          <w:b/>
          <w:lang w:val="ru-RU"/>
        </w:rPr>
        <w:t>необходимые</w:t>
      </w:r>
      <w:r w:rsidRPr="00C1780E">
        <w:rPr>
          <w:b/>
          <w:lang w:val="ru-RU"/>
        </w:rPr>
        <w:t xml:space="preserve"> </w:t>
      </w:r>
      <w:r>
        <w:rPr>
          <w:b/>
          <w:lang w:val="ru-RU"/>
        </w:rPr>
        <w:t>потери</w:t>
      </w:r>
      <w:r w:rsidR="00AC35B1">
        <w:t xml:space="preserve">… </w:t>
      </w:r>
      <w:r>
        <w:rPr>
          <w:lang w:val="ru-RU"/>
        </w:rPr>
        <w:t>будущая</w:t>
      </w:r>
      <w:r w:rsidRPr="00C1780E">
        <w:rPr>
          <w:lang w:val="ru-RU"/>
        </w:rPr>
        <w:t xml:space="preserve"> </w:t>
      </w:r>
      <w:r>
        <w:rPr>
          <w:lang w:val="ru-RU"/>
        </w:rPr>
        <w:t>битва</w:t>
      </w:r>
      <w:r w:rsidR="00AC35B1">
        <w:t xml:space="preserve">; </w:t>
      </w:r>
      <w:r>
        <w:rPr>
          <w:lang w:val="ru-RU"/>
        </w:rPr>
        <w:t>например</w:t>
      </w:r>
      <w:r w:rsidR="00AC35B1">
        <w:t xml:space="preserve">, </w:t>
      </w:r>
      <w:r>
        <w:rPr>
          <w:lang w:val="ru-RU"/>
        </w:rPr>
        <w:t>тестирование в конце короткого цикла</w:t>
      </w:r>
    </w:p>
    <w:p w14:paraId="46F71255" w14:textId="7E293A0C" w:rsidR="00C64647" w:rsidRDefault="00C1780E">
      <w:pPr>
        <w:numPr>
          <w:ilvl w:val="0"/>
          <w:numId w:val="3"/>
        </w:numPr>
        <w:ind w:right="0" w:hanging="232"/>
      </w:pPr>
      <w:r>
        <w:rPr>
          <w:b/>
          <w:lang w:val="ru-RU"/>
        </w:rPr>
        <w:t>чистые</w:t>
      </w:r>
      <w:r w:rsidR="00AC35B1">
        <w:rPr>
          <w:b/>
        </w:rPr>
        <w:t xml:space="preserve"> </w:t>
      </w:r>
      <w:r>
        <w:rPr>
          <w:b/>
          <w:lang w:val="ru-RU"/>
        </w:rPr>
        <w:t>потери</w:t>
      </w:r>
      <w:r w:rsidR="00AC35B1">
        <w:t xml:space="preserve">… </w:t>
      </w:r>
      <w:r>
        <w:rPr>
          <w:lang w:val="ru-RU"/>
        </w:rPr>
        <w:t>в принципе могут и должны быть устранены сейчас</w:t>
      </w:r>
    </w:p>
    <w:p w14:paraId="0F872717" w14:textId="69FA09A4" w:rsidR="00C64647" w:rsidRPr="00780D45" w:rsidRDefault="00C1780E" w:rsidP="00410BAB">
      <w:pPr>
        <w:spacing w:after="250" w:line="259" w:lineRule="auto"/>
        <w:ind w:left="11" w:right="0" w:hanging="11"/>
        <w:rPr>
          <w:iCs/>
          <w:lang w:val="ru-RU"/>
        </w:rPr>
      </w:pPr>
      <w:r w:rsidRPr="00C1780E">
        <w:rPr>
          <w:i/>
        </w:rPr>
        <w:t>Всегда ли Запасы являются Чистыми Потерями?</w:t>
      </w:r>
      <w:r w:rsidRPr="00C1780E">
        <w:rPr>
          <w:iCs/>
        </w:rPr>
        <w:t xml:space="preserve"> — Распространённый взгляд среди новичков в бережливом мышлении - запасы всегда являются </w:t>
      </w:r>
      <w:r w:rsidRPr="00C1780E">
        <w:rPr>
          <w:i/>
        </w:rPr>
        <w:t>чистыми потерями</w:t>
      </w:r>
      <w:r w:rsidRPr="00C1780E">
        <w:rPr>
          <w:iCs/>
        </w:rPr>
        <w:t xml:space="preserve"> и всегда должны быть устранены. Физические запасы чего-либо или нематериальная НЗР — такая как технические требования — скрывают в себе инвестиции без прибыли и скрытые дефекты. Это не хорошо. Однако, распространённая практика улучшения в бережливом подходе - создавать </w:t>
      </w:r>
      <w:r w:rsidRPr="00C1780E">
        <w:rPr>
          <w:b/>
          <w:bCs/>
          <w:iCs/>
        </w:rPr>
        <w:t>сбалансированное вытягивание</w:t>
      </w:r>
      <w:r w:rsidRPr="00C1780E">
        <w:rPr>
          <w:iCs/>
        </w:rPr>
        <w:t xml:space="preserve">, компенсируя изменчивость (один из источников потерь) на последующем шаге процесса, </w:t>
      </w:r>
      <w:r w:rsidRPr="00410BAB">
        <w:rPr>
          <w:i/>
        </w:rPr>
        <w:t>добавляя</w:t>
      </w:r>
      <w:r w:rsidRPr="00C1780E">
        <w:rPr>
          <w:iCs/>
        </w:rPr>
        <w:t xml:space="preserve"> </w:t>
      </w:r>
      <w:r w:rsidRPr="00C1780E">
        <w:rPr>
          <w:i/>
        </w:rPr>
        <w:t xml:space="preserve">небольшой буфер высококачественных, “одинакового размера” </w:t>
      </w:r>
      <w:r w:rsidR="00410BAB">
        <w:rPr>
          <w:i/>
          <w:lang w:val="ru-RU"/>
        </w:rPr>
        <w:t>запасных элементов</w:t>
      </w:r>
      <w:r w:rsidRPr="00C1780E">
        <w:rPr>
          <w:iCs/>
        </w:rPr>
        <w:t xml:space="preserve"> перед этим шагом.</w:t>
      </w:r>
    </w:p>
    <w:p w14:paraId="4FC32A46" w14:textId="16F0976E" w:rsidR="00C1780E" w:rsidRDefault="00C1780E" w:rsidP="00C04E7D">
      <w:pPr>
        <w:spacing w:after="0" w:line="259" w:lineRule="auto"/>
        <w:ind w:left="0" w:right="0" w:firstLine="0"/>
        <w:jc w:val="left"/>
        <w:rPr>
          <w:rFonts w:ascii="Arial" w:eastAsia="Arial" w:hAnsi="Arial" w:cs="Arial"/>
          <w:sz w:val="16"/>
          <w:lang w:val="ru-RU"/>
        </w:rPr>
      </w:pPr>
      <w:r>
        <w:rPr>
          <w:rFonts w:ascii="Arial" w:eastAsia="Arial" w:hAnsi="Arial" w:cs="Arial"/>
          <w:sz w:val="16"/>
          <w:lang w:val="ru-RU"/>
        </w:rPr>
        <w:t>Рис</w:t>
      </w:r>
      <w:r w:rsidRPr="00780D45">
        <w:rPr>
          <w:rFonts w:ascii="Arial" w:eastAsia="Arial" w:hAnsi="Arial" w:cs="Arial"/>
          <w:sz w:val="16"/>
          <w:lang w:val="ru-RU"/>
        </w:rPr>
        <w:t>.</w:t>
      </w:r>
      <w:r>
        <w:rPr>
          <w:rFonts w:ascii="Arial" w:eastAsia="Arial" w:hAnsi="Arial" w:cs="Arial"/>
          <w:sz w:val="16"/>
        </w:rPr>
        <w:t xml:space="preserve"> 1.5</w:t>
      </w:r>
      <w:r w:rsidRPr="00780D45">
        <w:rPr>
          <w:rFonts w:ascii="Arial" w:eastAsia="Arial" w:hAnsi="Arial" w:cs="Arial"/>
          <w:sz w:val="16"/>
          <w:lang w:val="ru-RU"/>
        </w:rPr>
        <w:t xml:space="preserve"> </w:t>
      </w:r>
      <w:r>
        <w:rPr>
          <w:rFonts w:ascii="Arial" w:eastAsia="Arial" w:hAnsi="Arial" w:cs="Arial"/>
          <w:sz w:val="16"/>
          <w:lang w:val="ru-RU"/>
        </w:rPr>
        <w:t>три источника потерь</w:t>
      </w:r>
      <w:r w:rsidR="00197CE0" w:rsidRPr="00197CE0">
        <w:rPr>
          <w:noProof/>
        </w:rPr>
        <w:t xml:space="preserve"> </w:t>
      </w:r>
    </w:p>
    <w:p w14:paraId="24D3272D" w14:textId="26EE1993" w:rsidR="005F3A91" w:rsidRDefault="00197CE0">
      <w:pPr>
        <w:spacing w:after="0" w:line="240" w:lineRule="auto"/>
        <w:ind w:left="0" w:right="0" w:firstLine="0"/>
        <w:jc w:val="left"/>
        <w:rPr>
          <w:lang w:val="ru-RU"/>
        </w:rPr>
      </w:pPr>
      <w:r w:rsidRPr="00197CE0">
        <w:rPr>
          <w:rFonts w:ascii="Arial" w:eastAsia="Arial" w:hAnsi="Arial" w:cs="Arial"/>
          <w:noProof/>
          <w:sz w:val="16"/>
          <w:lang w:val="ru-RU"/>
        </w:rPr>
        <w:drawing>
          <wp:anchor distT="0" distB="0" distL="114300" distR="114300" simplePos="0" relativeHeight="251685888" behindDoc="1" locked="0" layoutInCell="1" allowOverlap="1" wp14:anchorId="3E6ED854" wp14:editId="6145521F">
            <wp:simplePos x="0" y="0"/>
            <wp:positionH relativeFrom="column">
              <wp:posOffset>-1348</wp:posOffset>
            </wp:positionH>
            <wp:positionV relativeFrom="paragraph">
              <wp:posOffset>8840</wp:posOffset>
            </wp:positionV>
            <wp:extent cx="5208997" cy="471627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8651" cy="4725012"/>
                    </a:xfrm>
                    <a:prstGeom prst="rect">
                      <a:avLst/>
                    </a:prstGeom>
                  </pic:spPr>
                </pic:pic>
              </a:graphicData>
            </a:graphic>
            <wp14:sizeRelH relativeFrom="page">
              <wp14:pctWidth>0</wp14:pctWidth>
            </wp14:sizeRelH>
            <wp14:sizeRelV relativeFrom="page">
              <wp14:pctHeight>0</wp14:pctHeight>
            </wp14:sizeRelV>
          </wp:anchor>
        </w:drawing>
      </w:r>
      <w:r w:rsidR="005F3A91">
        <w:rPr>
          <w:lang w:val="ru-RU"/>
        </w:rPr>
        <w:br w:type="page"/>
      </w:r>
    </w:p>
    <w:p w14:paraId="68BE3E0C" w14:textId="37340CE7" w:rsidR="00C64647" w:rsidRDefault="005F3A91" w:rsidP="00C04E7D">
      <w:pPr>
        <w:spacing w:before="120" w:after="207" w:line="240" w:lineRule="auto"/>
        <w:ind w:left="-6" w:right="-11" w:hanging="11"/>
        <w:jc w:val="left"/>
      </w:pPr>
      <w:r w:rsidRPr="005F3A91">
        <w:rPr>
          <w:b/>
        </w:rPr>
        <w:lastRenderedPageBreak/>
        <w:t>Фокус на Вариативности, Перегрузке и Не-Добавляющих-Ценности Действи</w:t>
      </w:r>
      <w:r>
        <w:rPr>
          <w:b/>
          <w:lang w:val="ru-RU"/>
        </w:rPr>
        <w:t>ях</w:t>
      </w:r>
      <w:r w:rsidR="000D011B" w:rsidRPr="000D011B">
        <w:rPr>
          <w:b/>
          <w:lang w:val="ru-RU"/>
        </w:rPr>
        <w:t xml:space="preserve"> </w:t>
      </w:r>
      <w:r w:rsidR="00AC35B1">
        <w:t>—</w:t>
      </w:r>
      <w:r w:rsidR="000D011B" w:rsidRPr="000D011B">
        <w:rPr>
          <w:lang w:val="ru-RU"/>
        </w:rPr>
        <w:t xml:space="preserve"> </w:t>
      </w:r>
      <w:r w:rsidR="000D011B">
        <w:rPr>
          <w:lang w:val="ru-RU"/>
        </w:rPr>
        <w:t>Вдобавок</w:t>
      </w:r>
      <w:r w:rsidR="000D011B" w:rsidRPr="000D011B">
        <w:rPr>
          <w:lang w:val="ru-RU"/>
        </w:rPr>
        <w:t xml:space="preserve"> </w:t>
      </w:r>
      <w:r w:rsidR="000D011B">
        <w:rPr>
          <w:lang w:val="ru-RU"/>
        </w:rPr>
        <w:t>к</w:t>
      </w:r>
      <w:r w:rsidR="000D011B" w:rsidRPr="000D011B">
        <w:rPr>
          <w:lang w:val="ru-RU"/>
        </w:rPr>
        <w:t xml:space="preserve"> </w:t>
      </w:r>
      <w:r w:rsidR="000D011B">
        <w:rPr>
          <w:lang w:val="ru-RU"/>
        </w:rPr>
        <w:t>НДЦ</w:t>
      </w:r>
      <w:r w:rsidR="000D011B" w:rsidRPr="000D011B">
        <w:rPr>
          <w:lang w:val="ru-RU"/>
        </w:rPr>
        <w:t xml:space="preserve"> </w:t>
      </w:r>
      <w:r w:rsidR="000D011B">
        <w:rPr>
          <w:lang w:val="ru-RU"/>
        </w:rPr>
        <w:t>активностям</w:t>
      </w:r>
      <w:r w:rsidR="00AC35B1">
        <w:t xml:space="preserve">, </w:t>
      </w:r>
      <w:r w:rsidR="000D011B">
        <w:rPr>
          <w:lang w:val="ru-RU"/>
        </w:rPr>
        <w:t xml:space="preserve">в </w:t>
      </w:r>
      <w:r w:rsidR="000D011B" w:rsidRPr="000D011B">
        <w:rPr>
          <w:lang w:val="ru-RU"/>
        </w:rPr>
        <w:t>“</w:t>
      </w:r>
      <w:r w:rsidR="000D011B">
        <w:rPr>
          <w:lang w:val="ru-RU"/>
        </w:rPr>
        <w:t xml:space="preserve">Пути </w:t>
      </w:r>
      <w:r w:rsidR="00AC35B1">
        <w:t>Toyota</w:t>
      </w:r>
      <w:r w:rsidR="000D011B" w:rsidRPr="000D011B">
        <w:rPr>
          <w:lang w:val="ru-RU"/>
        </w:rPr>
        <w:t>”</w:t>
      </w:r>
      <w:r w:rsidR="00AC35B1">
        <w:t xml:space="preserve"> </w:t>
      </w:r>
      <w:r w:rsidR="000D011B">
        <w:rPr>
          <w:lang w:val="ru-RU"/>
        </w:rPr>
        <w:t xml:space="preserve">люди изучают </w:t>
      </w:r>
      <w:r w:rsidR="000D011B">
        <w:rPr>
          <w:i/>
          <w:lang w:val="ru-RU"/>
        </w:rPr>
        <w:t>три источника потерь</w:t>
      </w:r>
      <w:r w:rsidR="00AC35B1">
        <w:t xml:space="preserve">, </w:t>
      </w:r>
      <w:r w:rsidR="00D270C4">
        <w:rPr>
          <w:lang w:val="ru-RU"/>
        </w:rPr>
        <w:t xml:space="preserve">которые </w:t>
      </w:r>
      <w:r w:rsidR="000D011B">
        <w:rPr>
          <w:lang w:val="ru-RU"/>
        </w:rPr>
        <w:t>изображ</w:t>
      </w:r>
      <w:r w:rsidR="004D2057">
        <w:rPr>
          <w:lang w:val="ru-RU"/>
        </w:rPr>
        <w:t>е</w:t>
      </w:r>
      <w:r w:rsidR="000D011B">
        <w:rPr>
          <w:lang w:val="ru-RU"/>
        </w:rPr>
        <w:t>н</w:t>
      </w:r>
      <w:r w:rsidR="00D270C4">
        <w:rPr>
          <w:lang w:val="ru-RU"/>
        </w:rPr>
        <w:t>ы</w:t>
      </w:r>
      <w:r w:rsidR="000D011B">
        <w:rPr>
          <w:lang w:val="ru-RU"/>
        </w:rPr>
        <w:t xml:space="preserve"> и прокомментирова</w:t>
      </w:r>
      <w:r w:rsidR="004D2057">
        <w:rPr>
          <w:lang w:val="ru-RU"/>
        </w:rPr>
        <w:t>н</w:t>
      </w:r>
      <w:r w:rsidR="000D011B">
        <w:rPr>
          <w:lang w:val="ru-RU"/>
        </w:rPr>
        <w:t>ы идеями о возможных решениях на Рис. 1.5.</w:t>
      </w:r>
      <w:r w:rsidR="00AC35B1" w:rsidRPr="00B036AB">
        <w:rPr>
          <w:szCs w:val="20"/>
          <w:vertAlign w:val="superscript"/>
        </w:rPr>
        <w:footnoteReference w:id="17"/>
      </w:r>
    </w:p>
    <w:p w14:paraId="655F406D" w14:textId="7BE3E5A6" w:rsidR="00C64647" w:rsidRDefault="004D2057">
      <w:pPr>
        <w:spacing w:after="383"/>
        <w:ind w:right="0"/>
      </w:pPr>
      <w:r w:rsidRPr="004D2057">
        <w:t xml:space="preserve">Люди из Toyota, которые наблюдают попытки внедрить бережливый подход в других компаниях, замечают распространённое неверное учение относительно потерь — </w:t>
      </w:r>
      <w:r w:rsidRPr="004D2057">
        <w:rPr>
          <w:i/>
          <w:iCs/>
        </w:rPr>
        <w:t>оно заключается в том, чтобы фокусироваться только на устранении не-добавляющих-ценности действий</w:t>
      </w:r>
      <w:r>
        <w:rPr>
          <w:lang w:val="ru-RU"/>
        </w:rPr>
        <w:t xml:space="preserve"> </w:t>
      </w:r>
      <w:r w:rsidRPr="004D2057">
        <w:t xml:space="preserve">[LM06a]. Внутри Toyota, важность придаётся всем этим трём слабостям, и на самом деле </w:t>
      </w:r>
      <w:r w:rsidRPr="009C3153">
        <w:rPr>
          <w:i/>
          <w:iCs/>
        </w:rPr>
        <w:t>вариативность</w:t>
      </w:r>
      <w:r w:rsidRPr="004D2057">
        <w:t xml:space="preserve"> и </w:t>
      </w:r>
      <w:r w:rsidRPr="009C3153">
        <w:rPr>
          <w:i/>
          <w:iCs/>
        </w:rPr>
        <w:t>перегрузка</w:t>
      </w:r>
      <w:r w:rsidRPr="004D2057">
        <w:t xml:space="preserve"> рассматривается часто, как корневая причина, в результате которой рождаются </w:t>
      </w:r>
      <w:r w:rsidR="009C3153">
        <w:rPr>
          <w:lang w:val="ru-RU"/>
        </w:rPr>
        <w:t>НДЦ</w:t>
      </w:r>
      <w:r w:rsidRPr="004D2057">
        <w:t xml:space="preserve"> действия. Например, перегруженные </w:t>
      </w:r>
      <w:r w:rsidR="009C3153">
        <w:rPr>
          <w:lang w:val="ru-RU"/>
        </w:rPr>
        <w:t>рабочие</w:t>
      </w:r>
      <w:r w:rsidRPr="004D2057">
        <w:t xml:space="preserve"> допускают больше ошибок.</w:t>
      </w:r>
    </w:p>
    <w:p w14:paraId="12378F49" w14:textId="7345AC07" w:rsidR="00C64647" w:rsidRDefault="001B3BA8" w:rsidP="00D74059">
      <w:pPr>
        <w:pStyle w:val="Heading2"/>
      </w:pPr>
      <w:r w:rsidRPr="001B3BA8">
        <w:t>Стремление к Совершенству</w:t>
      </w:r>
    </w:p>
    <w:p w14:paraId="39ECE0ED" w14:textId="354BB74F" w:rsidR="001B3BA8" w:rsidRDefault="001B3BA8" w:rsidP="001B3BA8">
      <w:pPr>
        <w:spacing w:after="383"/>
        <w:ind w:right="0"/>
      </w:pPr>
      <w:r>
        <w:t>Это третий элемент непрерывного улучшения в бережливом мышлении.</w:t>
      </w:r>
    </w:p>
    <w:p w14:paraId="23DE6987" w14:textId="6311AF57" w:rsidR="001B3BA8" w:rsidRDefault="001B3BA8" w:rsidP="001B3BA8">
      <w:pPr>
        <w:spacing w:after="383"/>
        <w:ind w:right="0"/>
      </w:pPr>
      <w:r>
        <w:t xml:space="preserve">Во время визита в Toyota в Нагое мы пригласили на ужин ушедшего не пенсию инженера. После нескольких раундов </w:t>
      </w:r>
      <w:r w:rsidRPr="001B3BA8">
        <w:rPr>
          <w:i/>
          <w:iCs/>
        </w:rPr>
        <w:t>саке</w:t>
      </w:r>
      <w:r>
        <w:t xml:space="preserve"> мы спросили: “По чему вы скучаете, уже не работая в Toyota?” Он ответил: “По тому, что больше не обсуждаю совершенство с людьми.”</w:t>
      </w:r>
    </w:p>
    <w:p w14:paraId="11481C2F" w14:textId="38808C40" w:rsidR="001B3BA8" w:rsidRDefault="001B3BA8" w:rsidP="001B3BA8">
      <w:pPr>
        <w:spacing w:after="383"/>
        <w:ind w:right="0"/>
      </w:pPr>
      <w:r>
        <w:t>Иногда мы посещаем организацию, и кто-то возражает против идеи изменения с таким распространённым аргументом: “Мы поставляем продукты, делаем хорошие деньги и имеем устоявшиеся процессы. Зачем нам следует менять наши практики?” Мы не думаем, что вы когда-либо услышали бы такой вопрос в Toyota. Они далеки от совершенства, и мы не предлагаем просто копировать их, но их культура содержит кайдзен — содержит высокие ожидания и бросает вызов самому себе, членам команды и партнёрам, чтобы уровни навыков, мастерства, уменьшение потерь и видение были далеко-далеко за пределами статус-кво.</w:t>
      </w:r>
    </w:p>
    <w:p w14:paraId="7477A4C6" w14:textId="166DFB1D" w:rsidR="00C64647" w:rsidRDefault="001B3BA8" w:rsidP="001B3BA8">
      <w:pPr>
        <w:spacing w:after="383"/>
        <w:ind w:right="0"/>
      </w:pPr>
      <w:r>
        <w:t>Это мощно!</w:t>
      </w:r>
    </w:p>
    <w:p w14:paraId="2CF92695" w14:textId="4B1B3383" w:rsidR="00C64647" w:rsidRDefault="001B3BA8" w:rsidP="00D74059">
      <w:pPr>
        <w:pStyle w:val="Heading2"/>
      </w:pPr>
      <w:r w:rsidRPr="001B3BA8">
        <w:t>Отсутствие Финального Процесса</w:t>
      </w:r>
    </w:p>
    <w:p w14:paraId="6D49F645" w14:textId="7F802641" w:rsidR="00C64647" w:rsidRDefault="00D75292">
      <w:pPr>
        <w:ind w:right="0"/>
      </w:pPr>
      <w:r w:rsidRPr="00D75292">
        <w:t>В 2001</w:t>
      </w:r>
      <w:commentRangeStart w:id="100"/>
      <w:del w:id="101" w:author="Пользователь" w:date="2020-09-27T07:41:00Z">
        <w:r w:rsidRPr="00D75292" w:rsidDel="00C54A54">
          <w:delText>,</w:delText>
        </w:r>
      </w:del>
      <w:commentRangeEnd w:id="100"/>
      <w:r w:rsidR="00E36306">
        <w:rPr>
          <w:rStyle w:val="CommentReference"/>
        </w:rPr>
        <w:commentReference w:id="100"/>
      </w:r>
      <w:r w:rsidRPr="00D75292">
        <w:t xml:space="preserve"> Toyota выпустили внутренний буклет </w:t>
      </w:r>
      <w:r w:rsidRPr="00D75292">
        <w:rPr>
          <w:i/>
          <w:iCs/>
        </w:rPr>
        <w:t>Путь Toyota</w:t>
      </w:r>
      <w:commentRangeStart w:id="102"/>
      <w:del w:id="103" w:author="Пользователь" w:date="2020-09-27T15:10:00Z">
        <w:r w:rsidRPr="00D75292" w:rsidDel="004B6393">
          <w:delText xml:space="preserve"> </w:delText>
        </w:r>
      </w:del>
      <w:commentRangeEnd w:id="102"/>
      <w:ins w:id="104" w:author="Пользователь" w:date="2020-09-27T15:09:00Z">
        <w:r w:rsidR="004B6393">
          <w:rPr>
            <w:lang w:val="ru-RU"/>
          </w:rPr>
          <w:t>,</w:t>
        </w:r>
      </w:ins>
      <w:ins w:id="105" w:author="Пользователь" w:date="2020-09-27T15:10:00Z">
        <w:r w:rsidR="004B6393">
          <w:rPr>
            <w:lang w:val="ru-RU"/>
          </w:rPr>
          <w:t xml:space="preserve"> </w:t>
        </w:r>
      </w:ins>
      <w:r w:rsidR="00E36306">
        <w:rPr>
          <w:rStyle w:val="CommentReference"/>
        </w:rPr>
        <w:commentReference w:id="102"/>
      </w:r>
      <w:r w:rsidRPr="00D75292">
        <w:t>резюмирующий принципы бережливого подхода. Услышав предлагаемое название, председатель правления Тойода посоветовал переименование буклета в “</w:t>
      </w:r>
      <w:r w:rsidRPr="00D75292">
        <w:rPr>
          <w:i/>
          <w:iCs/>
        </w:rPr>
        <w:t xml:space="preserve">Путь Toyota </w:t>
      </w:r>
      <w:r w:rsidRPr="00D75292">
        <w:rPr>
          <w:b/>
          <w:bCs/>
          <w:i/>
          <w:iCs/>
        </w:rPr>
        <w:t>2001</w:t>
      </w:r>
      <w:r w:rsidRPr="00D75292">
        <w:t>”. Почему? Чтобы подчеркнуть что в Toyota нет финального процесса (что задушило бы кайдзен), а скорее непрерывные улучшения и изменения.</w:t>
      </w:r>
    </w:p>
    <w:p w14:paraId="2952E92A" w14:textId="006A4E75" w:rsidR="000D6D4B" w:rsidRDefault="00D75292" w:rsidP="001355F3">
      <w:pPr>
        <w:ind w:right="0"/>
      </w:pPr>
      <w:r w:rsidRPr="00D75292">
        <w:t xml:space="preserve">Последствие </w:t>
      </w:r>
      <w:r w:rsidRPr="00D75292">
        <w:rPr>
          <w:i/>
          <w:iCs/>
        </w:rPr>
        <w:t>кайдзен</w:t>
      </w:r>
      <w:r w:rsidRPr="00D75292">
        <w:t xml:space="preserve"> и </w:t>
      </w:r>
      <w:r w:rsidRPr="00D75292">
        <w:rPr>
          <w:i/>
          <w:iCs/>
        </w:rPr>
        <w:t>горизонтального распространения</w:t>
      </w:r>
      <w:r w:rsidRPr="00D75292">
        <w:t xml:space="preserve"> знаний, заключается в том, что не существует финального или корректного или ‘предопределённого’ процесса, которому необходимо следовать повсеместно, и который предоставлен центральной процессной группой. Кайдзен тоже включает соглашения по обучению и работе, но они передаются и развиваются благодаря йокотен </w:t>
      </w:r>
      <w:r w:rsidR="000D6D4B">
        <w:br w:type="page"/>
      </w:r>
    </w:p>
    <w:p w14:paraId="183ED7C7" w14:textId="39F0826E" w:rsidR="00C64647" w:rsidRDefault="00D75292" w:rsidP="00D75292">
      <w:pPr>
        <w:ind w:right="0"/>
      </w:pPr>
      <w:r w:rsidRPr="00D75292">
        <w:lastRenderedPageBreak/>
        <w:t xml:space="preserve">модели </w:t>
      </w:r>
      <w:r w:rsidR="000D6D4B">
        <w:t>–</w:t>
      </w:r>
      <w:r w:rsidRPr="00D75292">
        <w:t xml:space="preserve"> </w:t>
      </w:r>
      <w:r w:rsidRPr="000D6D4B">
        <w:rPr>
          <w:i/>
          <w:iCs/>
        </w:rPr>
        <w:t>распределени</w:t>
      </w:r>
      <w:r w:rsidR="000D6D4B" w:rsidRPr="000D6D4B">
        <w:rPr>
          <w:i/>
          <w:iCs/>
          <w:lang w:val="ru-RU"/>
        </w:rPr>
        <w:t>н</w:t>
      </w:r>
      <w:r w:rsidRPr="000D6D4B">
        <w:rPr>
          <w:i/>
          <w:iCs/>
        </w:rPr>
        <w:t xml:space="preserve"> знаний горизонтально</w:t>
      </w:r>
      <w:r w:rsidRPr="00D75292">
        <w:t xml:space="preserve">. Люди, имеющие мировоззрение “давайте определим (или купим) </w:t>
      </w:r>
      <w:r w:rsidR="000D6D4B">
        <w:rPr>
          <w:lang w:val="ru-RU"/>
        </w:rPr>
        <w:t>централизованный процесс</w:t>
      </w:r>
      <w:r w:rsidRPr="00D75292">
        <w:t xml:space="preserve">, и потом мы должны будем фокусироваться на его соблюдении долгое-долгое время.”, никогда не будут чувствовать себя комфортно с бережливым мышлением. Процитируем Генерального Директора Toyota: </w:t>
      </w:r>
      <w:r w:rsidRPr="00272785">
        <w:rPr>
          <w:i/>
          <w:iCs/>
        </w:rPr>
        <w:t>“Основа Пути Toyota - быть постоянно несогласным со статус-кво; вы постоянно должны задаваться вопросом: “Зачем мы это делаем?”</w:t>
      </w:r>
      <w:r w:rsidRPr="00D75292">
        <w:t xml:space="preserve"> </w:t>
      </w:r>
      <w:r w:rsidR="00272785">
        <w:rPr>
          <w:lang w:val="ru-RU"/>
        </w:rPr>
        <w:t xml:space="preserve">Идея </w:t>
      </w:r>
      <w:r w:rsidR="00272785">
        <w:rPr>
          <w:lang w:val="en-US"/>
        </w:rPr>
        <w:t>Toyota</w:t>
      </w:r>
      <w:r w:rsidR="00272785" w:rsidRPr="00272785">
        <w:rPr>
          <w:lang w:val="ru-RU"/>
        </w:rPr>
        <w:t xml:space="preserve"> </w:t>
      </w:r>
      <w:r w:rsidR="00272785">
        <w:rPr>
          <w:lang w:val="ru-RU"/>
        </w:rPr>
        <w:t>и бережливого</w:t>
      </w:r>
      <w:r w:rsidRPr="00D75292">
        <w:t xml:space="preserve"> </w:t>
      </w:r>
      <w:r w:rsidR="00272785">
        <w:rPr>
          <w:lang w:val="ru-RU"/>
        </w:rPr>
        <w:t xml:space="preserve">мышления заключается в том, чтобы повторять циклы экспериментов по улучшению </w:t>
      </w:r>
      <w:r w:rsidR="00272785" w:rsidRPr="00272785">
        <w:rPr>
          <w:i/>
          <w:iCs/>
          <w:lang w:val="ru-RU"/>
        </w:rPr>
        <w:t>бесконечно</w:t>
      </w:r>
      <w:r w:rsidRPr="00D75292">
        <w:t>.</w:t>
      </w:r>
    </w:p>
    <w:p w14:paraId="3DE8AFE8" w14:textId="690A489D" w:rsidR="00C64647" w:rsidRPr="00780D45" w:rsidRDefault="009C5397" w:rsidP="00D74059">
      <w:pPr>
        <w:pStyle w:val="Heading1"/>
        <w:rPr>
          <w:lang w:val="ru-RU"/>
        </w:rPr>
      </w:pPr>
      <w:bookmarkStart w:id="106" w:name="_Toc52001261"/>
      <w:r w:rsidRPr="00E339AA">
        <w:rPr>
          <w:noProof/>
        </w:rPr>
        <w:drawing>
          <wp:anchor distT="0" distB="0" distL="114300" distR="114300" simplePos="0" relativeHeight="251683840" behindDoc="0" locked="0" layoutInCell="1" allowOverlap="1" wp14:anchorId="3F43646C" wp14:editId="1DD010AB">
            <wp:simplePos x="0" y="0"/>
            <wp:positionH relativeFrom="column">
              <wp:posOffset>105931</wp:posOffset>
            </wp:positionH>
            <wp:positionV relativeFrom="paragraph">
              <wp:posOffset>370205</wp:posOffset>
            </wp:positionV>
            <wp:extent cx="1432560" cy="127381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2560" cy="1273810"/>
                    </a:xfrm>
                    <a:prstGeom prst="rect">
                      <a:avLst/>
                    </a:prstGeom>
                  </pic:spPr>
                </pic:pic>
              </a:graphicData>
            </a:graphic>
            <wp14:sizeRelH relativeFrom="page">
              <wp14:pctWidth>0</wp14:pctWidth>
            </wp14:sizeRelH>
            <wp14:sizeRelV relativeFrom="page">
              <wp14:pctHeight>0</wp14:pctHeight>
            </wp14:sizeRelV>
          </wp:anchor>
        </w:drawing>
      </w:r>
      <w:r w:rsidR="00D74059" w:rsidRPr="00780D45">
        <w:rPr>
          <w:lang w:val="ru-RU"/>
        </w:rPr>
        <w:t xml:space="preserve">14 </w:t>
      </w:r>
      <w:r w:rsidR="00D74059">
        <w:rPr>
          <w:lang w:val="ru-RU"/>
        </w:rPr>
        <w:t>Принципов</w:t>
      </w:r>
      <w:bookmarkEnd w:id="106"/>
    </w:p>
    <w:p w14:paraId="22B11D1E" w14:textId="4A02D09F" w:rsidR="00C64647" w:rsidRPr="008B3449" w:rsidRDefault="008B3449">
      <w:pPr>
        <w:ind w:left="187" w:right="0"/>
      </w:pPr>
      <w:r>
        <w:rPr>
          <w:lang w:val="ru-RU"/>
        </w:rPr>
        <w:t>Два</w:t>
      </w:r>
      <w:r w:rsidRPr="008B3449">
        <w:rPr>
          <w:lang w:val="ru-RU"/>
        </w:rPr>
        <w:t xml:space="preserve"> </w:t>
      </w:r>
      <w:r>
        <w:rPr>
          <w:lang w:val="ru-RU"/>
        </w:rPr>
        <w:t>столпа</w:t>
      </w:r>
      <w:r w:rsidR="00AC35B1">
        <w:t xml:space="preserve">, </w:t>
      </w:r>
      <w:r>
        <w:rPr>
          <w:i/>
          <w:lang w:val="ru-RU"/>
        </w:rPr>
        <w:t>уважение</w:t>
      </w:r>
      <w:r w:rsidRPr="008B3449">
        <w:rPr>
          <w:i/>
          <w:lang w:val="ru-RU"/>
        </w:rPr>
        <w:t xml:space="preserve"> </w:t>
      </w:r>
      <w:r>
        <w:rPr>
          <w:i/>
          <w:lang w:val="ru-RU"/>
        </w:rPr>
        <w:t>к</w:t>
      </w:r>
      <w:r w:rsidRPr="008B3449">
        <w:rPr>
          <w:i/>
          <w:lang w:val="ru-RU"/>
        </w:rPr>
        <w:t xml:space="preserve"> </w:t>
      </w:r>
      <w:r>
        <w:rPr>
          <w:i/>
          <w:lang w:val="ru-RU"/>
        </w:rPr>
        <w:t>людям</w:t>
      </w:r>
      <w:r w:rsidR="00AC35B1">
        <w:t xml:space="preserve"> </w:t>
      </w:r>
      <w:r>
        <w:rPr>
          <w:lang w:val="ru-RU"/>
        </w:rPr>
        <w:t>и</w:t>
      </w:r>
      <w:r w:rsidR="00AC35B1">
        <w:t xml:space="preserve"> </w:t>
      </w:r>
      <w:r>
        <w:rPr>
          <w:i/>
          <w:lang w:val="ru-RU"/>
        </w:rPr>
        <w:t>непрерывное</w:t>
      </w:r>
      <w:r w:rsidRPr="008B3449">
        <w:rPr>
          <w:i/>
          <w:lang w:val="ru-RU"/>
        </w:rPr>
        <w:t xml:space="preserve"> </w:t>
      </w:r>
      <w:r>
        <w:rPr>
          <w:i/>
          <w:lang w:val="ru-RU"/>
        </w:rPr>
        <w:t>улучшение</w:t>
      </w:r>
      <w:r w:rsidRPr="008B3449">
        <w:rPr>
          <w:lang w:val="ru-RU"/>
        </w:rPr>
        <w:t xml:space="preserve"> – </w:t>
      </w:r>
      <w:r>
        <w:rPr>
          <w:lang w:val="ru-RU"/>
        </w:rPr>
        <w:t>это</w:t>
      </w:r>
      <w:r w:rsidRPr="008B3449">
        <w:rPr>
          <w:lang w:val="ru-RU"/>
        </w:rPr>
        <w:t xml:space="preserve"> </w:t>
      </w:r>
      <w:r>
        <w:rPr>
          <w:lang w:val="ru-RU"/>
        </w:rPr>
        <w:t>ещё</w:t>
      </w:r>
      <w:r w:rsidRPr="008B3449">
        <w:rPr>
          <w:lang w:val="ru-RU"/>
        </w:rPr>
        <w:t xml:space="preserve"> </w:t>
      </w:r>
      <w:r>
        <w:rPr>
          <w:lang w:val="ru-RU"/>
        </w:rPr>
        <w:t>не</w:t>
      </w:r>
      <w:r w:rsidRPr="008B3449">
        <w:rPr>
          <w:lang w:val="ru-RU"/>
        </w:rPr>
        <w:t xml:space="preserve"> </w:t>
      </w:r>
      <w:r>
        <w:rPr>
          <w:lang w:val="ru-RU"/>
        </w:rPr>
        <w:t>полная</w:t>
      </w:r>
      <w:r w:rsidRPr="008B3449">
        <w:rPr>
          <w:lang w:val="ru-RU"/>
        </w:rPr>
        <w:t xml:space="preserve"> </w:t>
      </w:r>
      <w:r>
        <w:rPr>
          <w:lang w:val="ru-RU"/>
        </w:rPr>
        <w:t>картина</w:t>
      </w:r>
      <w:r w:rsidRPr="008B3449">
        <w:rPr>
          <w:lang w:val="ru-RU"/>
        </w:rPr>
        <w:t xml:space="preserve"> </w:t>
      </w:r>
      <w:r w:rsidR="00AC35B1">
        <w:t>—</w:t>
      </w:r>
      <w:r>
        <w:rPr>
          <w:lang w:val="ru-RU"/>
        </w:rPr>
        <w:t xml:space="preserve"> </w:t>
      </w:r>
      <w:r w:rsidR="00C35E67">
        <w:rPr>
          <w:lang w:val="ru-RU"/>
        </w:rPr>
        <w:t>как буквально,</w:t>
      </w:r>
      <w:r w:rsidRPr="008B3449">
        <w:rPr>
          <w:lang w:val="ru-RU"/>
        </w:rPr>
        <w:t xml:space="preserve"> </w:t>
      </w:r>
      <w:r w:rsidR="00C35E67">
        <w:rPr>
          <w:lang w:val="ru-RU"/>
        </w:rPr>
        <w:t>так и</w:t>
      </w:r>
      <w:r w:rsidRPr="008B3449">
        <w:rPr>
          <w:lang w:val="ru-RU"/>
        </w:rPr>
        <w:t xml:space="preserve"> </w:t>
      </w:r>
      <w:r>
        <w:rPr>
          <w:lang w:val="ru-RU"/>
        </w:rPr>
        <w:t>фигурально</w:t>
      </w:r>
      <w:r w:rsidR="00AC35B1">
        <w:t xml:space="preserve">. </w:t>
      </w:r>
      <w:r w:rsidRPr="008B3449">
        <w:t>Есть также другие мощные принципы</w:t>
      </w:r>
      <w:r w:rsidR="00C35E67">
        <w:rPr>
          <w:lang w:val="ru-RU"/>
        </w:rPr>
        <w:t>,</w:t>
      </w:r>
      <w:r w:rsidRPr="008B3449">
        <w:t xml:space="preserve"> формирующие </w:t>
      </w:r>
      <w:r w:rsidRPr="008B3449">
        <w:rPr>
          <w:i/>
        </w:rPr>
        <w:t>систему</w:t>
      </w:r>
      <w:r w:rsidR="00AC35B1">
        <w:t xml:space="preserve"> </w:t>
      </w:r>
      <w:r>
        <w:rPr>
          <w:lang w:val="ru-RU"/>
        </w:rPr>
        <w:t>бережливого мышления</w:t>
      </w:r>
      <w:r w:rsidR="00AC35B1">
        <w:t xml:space="preserve">, </w:t>
      </w:r>
      <w:r w:rsidR="00C35E67">
        <w:rPr>
          <w:lang w:val="ru-RU"/>
        </w:rPr>
        <w:t>некоторые из которых резюмируют элементы двух столпов</w:t>
      </w:r>
      <w:r w:rsidR="00AC35B1">
        <w:t xml:space="preserve">. </w:t>
      </w:r>
    </w:p>
    <w:p w14:paraId="7FB6C676" w14:textId="7493F40C" w:rsidR="00C64647" w:rsidRDefault="00C35E67" w:rsidP="0037428B">
      <w:pPr>
        <w:spacing w:after="191" w:line="259" w:lineRule="auto"/>
        <w:ind w:left="187" w:right="0"/>
      </w:pPr>
      <w:r w:rsidRPr="00C35E67">
        <w:t>По словам Фудзио Чо (Fujio Cho), председатель правления Toyota:</w:t>
      </w:r>
    </w:p>
    <w:p w14:paraId="21E89069" w14:textId="7D75B8AD" w:rsidR="00C64647" w:rsidRDefault="00C35E67" w:rsidP="00E339AA">
      <w:pPr>
        <w:spacing w:after="242" w:line="247" w:lineRule="auto"/>
        <w:ind w:left="225" w:right="228" w:firstLine="0"/>
      </w:pPr>
      <w:r w:rsidRPr="00C35E67">
        <w:rPr>
          <w:i/>
        </w:rPr>
        <w:t xml:space="preserve">Многие хорошие американские компании уважают людей, практикуют кайдзен и другие инструменты [Toyota]. Но важно то, чтобы эти элементы были объединены вместе в виде единой </w:t>
      </w:r>
      <w:r w:rsidRPr="00C35E67">
        <w:rPr>
          <w:b/>
          <w:bCs/>
          <w:i/>
        </w:rPr>
        <w:t>системы</w:t>
      </w:r>
      <w:r w:rsidRPr="00C35E67">
        <w:rPr>
          <w:i/>
        </w:rPr>
        <w:t>. Это должно практиковаться изо дня в день, весьма последовательным образом.</w:t>
      </w:r>
      <w:r w:rsidR="00AC35B1">
        <w:rPr>
          <w:i/>
        </w:rPr>
        <w:t xml:space="preserve"> [Liker04]</w:t>
      </w:r>
    </w:p>
    <w:p w14:paraId="71F8C337" w14:textId="6A51DCE0" w:rsidR="00C64647" w:rsidRDefault="00C35E67">
      <w:pPr>
        <w:spacing w:after="164"/>
        <w:ind w:right="0"/>
      </w:pPr>
      <w:r w:rsidRPr="00C35E67">
        <w:t xml:space="preserve">Часть этой более обширной </w:t>
      </w:r>
      <w:r w:rsidRPr="00C35E67">
        <w:rPr>
          <w:i/>
          <w:iCs/>
        </w:rPr>
        <w:t>системы</w:t>
      </w:r>
      <w:r w:rsidRPr="00C35E67">
        <w:t xml:space="preserve"> покрывается 14 принципами, описанными в книге </w:t>
      </w:r>
      <w:r w:rsidRPr="00C35E67">
        <w:rPr>
          <w:i/>
          <w:iCs/>
        </w:rPr>
        <w:t>Дао Toyota</w:t>
      </w:r>
      <w:r w:rsidRPr="00C35E67">
        <w:t>, которая основана на десятилетиях непосредственного наблюдения и беседах с людьми в Toyota.</w:t>
      </w:r>
      <w:r w:rsidR="00AC35B1">
        <w:t xml:space="preserve"> </w:t>
      </w:r>
      <w:r>
        <w:rPr>
          <w:lang w:val="ru-RU"/>
        </w:rPr>
        <w:t>В</w:t>
      </w:r>
      <w:r w:rsidRPr="00C35E67">
        <w:rPr>
          <w:lang w:val="ru-RU"/>
        </w:rPr>
        <w:t xml:space="preserve"> </w:t>
      </w:r>
      <w:r>
        <w:rPr>
          <w:lang w:val="ru-RU"/>
        </w:rPr>
        <w:t>таблице</w:t>
      </w:r>
      <w:r w:rsidR="00AC35B1">
        <w:t xml:space="preserve"> 1.1 </w:t>
      </w:r>
      <w:r>
        <w:rPr>
          <w:lang w:val="ru-RU"/>
        </w:rPr>
        <w:t>кратко</w:t>
      </w:r>
      <w:r w:rsidRPr="00C35E67">
        <w:rPr>
          <w:lang w:val="ru-RU"/>
        </w:rPr>
        <w:t xml:space="preserve"> </w:t>
      </w:r>
      <w:r>
        <w:rPr>
          <w:lang w:val="ru-RU"/>
        </w:rPr>
        <w:t>изложены</w:t>
      </w:r>
      <w:r w:rsidRPr="00C35E67">
        <w:rPr>
          <w:lang w:val="ru-RU"/>
        </w:rPr>
        <w:t xml:space="preserve"> </w:t>
      </w:r>
      <w:r>
        <w:rPr>
          <w:lang w:val="ru-RU"/>
        </w:rPr>
        <w:t>эти</w:t>
      </w:r>
      <w:r w:rsidRPr="00C35E67">
        <w:rPr>
          <w:lang w:val="ru-RU"/>
        </w:rPr>
        <w:t xml:space="preserve"> </w:t>
      </w:r>
      <w:r>
        <w:rPr>
          <w:lang w:val="ru-RU"/>
        </w:rPr>
        <w:t>принципы</w:t>
      </w:r>
      <w:r w:rsidR="00AC35B1">
        <w:t xml:space="preserve">, </w:t>
      </w:r>
      <w:r>
        <w:rPr>
          <w:lang w:val="ru-RU"/>
        </w:rPr>
        <w:t>часть из которых обсуждается далее</w:t>
      </w:r>
      <w:r w:rsidR="004066FF">
        <w:rPr>
          <w:lang w:val="ru-RU"/>
        </w:rPr>
        <w:t xml:space="preserve"> после таблицы</w:t>
      </w:r>
      <w:r w:rsidR="00AC35B1">
        <w:t>.</w:t>
      </w:r>
    </w:p>
    <w:p w14:paraId="6F660239" w14:textId="32982606" w:rsidR="00C64647" w:rsidRDefault="004066FF">
      <w:pPr>
        <w:spacing w:after="0" w:line="265" w:lineRule="auto"/>
        <w:ind w:left="-5" w:right="0"/>
        <w:jc w:val="left"/>
      </w:pPr>
      <w:r>
        <w:rPr>
          <w:rFonts w:ascii="Arial" w:eastAsia="Arial" w:hAnsi="Arial" w:cs="Arial"/>
          <w:sz w:val="16"/>
          <w:lang w:val="ru-RU"/>
        </w:rPr>
        <w:t>Таблица</w:t>
      </w:r>
      <w:r w:rsidR="00AC35B1">
        <w:rPr>
          <w:rFonts w:ascii="Arial" w:eastAsia="Arial" w:hAnsi="Arial" w:cs="Arial"/>
          <w:sz w:val="16"/>
        </w:rPr>
        <w:t xml:space="preserve"> 1.1 14 </w:t>
      </w:r>
      <w:r>
        <w:rPr>
          <w:rFonts w:ascii="Arial" w:eastAsia="Arial" w:hAnsi="Arial" w:cs="Arial"/>
          <w:sz w:val="16"/>
          <w:lang w:val="ru-RU"/>
        </w:rPr>
        <w:t>принципов</w:t>
      </w:r>
    </w:p>
    <w:tbl>
      <w:tblPr>
        <w:tblStyle w:val="TableGrid"/>
        <w:tblW w:w="8782" w:type="dxa"/>
        <w:tblInd w:w="2" w:type="dxa"/>
        <w:tblCellMar>
          <w:top w:w="107" w:type="dxa"/>
          <w:left w:w="60" w:type="dxa"/>
          <w:right w:w="59" w:type="dxa"/>
        </w:tblCellMar>
        <w:tblLook w:val="04A0" w:firstRow="1" w:lastRow="0" w:firstColumn="1" w:lastColumn="0" w:noHBand="0" w:noVBand="1"/>
      </w:tblPr>
      <w:tblGrid>
        <w:gridCol w:w="4388"/>
        <w:gridCol w:w="4394"/>
      </w:tblGrid>
      <w:tr w:rsidR="00C64647" w14:paraId="0799CDE0" w14:textId="77777777" w:rsidTr="00183E03">
        <w:trPr>
          <w:trHeight w:val="520"/>
        </w:trPr>
        <w:tc>
          <w:tcPr>
            <w:tcW w:w="4388"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7703E9E" w14:textId="47C3647B" w:rsidR="00C64647" w:rsidRPr="005509D3" w:rsidRDefault="005509D3">
            <w:pPr>
              <w:spacing w:after="0" w:line="259" w:lineRule="auto"/>
              <w:ind w:left="0" w:firstLine="0"/>
              <w:jc w:val="center"/>
              <w:rPr>
                <w:lang w:val="ru-RU"/>
              </w:rPr>
            </w:pPr>
            <w:r>
              <w:rPr>
                <w:lang w:val="ru-RU"/>
              </w:rPr>
              <w:t>Принцип</w:t>
            </w:r>
          </w:p>
        </w:tc>
        <w:tc>
          <w:tcPr>
            <w:tcW w:w="4394"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81EFB41" w14:textId="0EB0E2EB" w:rsidR="00C64647" w:rsidRPr="005509D3" w:rsidRDefault="005509D3">
            <w:pPr>
              <w:spacing w:after="0" w:line="259" w:lineRule="auto"/>
              <w:ind w:left="0" w:firstLine="0"/>
              <w:jc w:val="center"/>
              <w:rPr>
                <w:lang w:val="ru-RU"/>
              </w:rPr>
            </w:pPr>
            <w:r>
              <w:rPr>
                <w:lang w:val="ru-RU"/>
              </w:rPr>
              <w:t>Комментарий</w:t>
            </w:r>
            <w:r w:rsidR="00AC35B1">
              <w:t>/</w:t>
            </w:r>
            <w:r>
              <w:rPr>
                <w:lang w:val="ru-RU"/>
              </w:rPr>
              <w:t>Ссылка</w:t>
            </w:r>
          </w:p>
        </w:tc>
      </w:tr>
      <w:tr w:rsidR="00C64647" w14:paraId="6757BFF0" w14:textId="77777777" w:rsidTr="00183E03">
        <w:trPr>
          <w:trHeight w:val="860"/>
        </w:trPr>
        <w:tc>
          <w:tcPr>
            <w:tcW w:w="4388" w:type="dxa"/>
            <w:tcBorders>
              <w:top w:val="single" w:sz="8" w:space="0" w:color="000000"/>
              <w:left w:val="single" w:sz="4" w:space="0" w:color="000000"/>
              <w:bottom w:val="single" w:sz="4" w:space="0" w:color="000000"/>
              <w:right w:val="single" w:sz="4" w:space="0" w:color="000000"/>
            </w:tcBorders>
            <w:vAlign w:val="center"/>
          </w:tcPr>
          <w:p w14:paraId="327BB503" w14:textId="7DACEADD" w:rsidR="00C64647" w:rsidRDefault="00AC35B1">
            <w:pPr>
              <w:spacing w:after="0" w:line="259" w:lineRule="auto"/>
              <w:ind w:left="0" w:right="0" w:firstLine="0"/>
              <w:jc w:val="left"/>
            </w:pPr>
            <w:r>
              <w:rPr>
                <w:sz w:val="18"/>
              </w:rPr>
              <w:t xml:space="preserve">1. </w:t>
            </w:r>
            <w:r w:rsidR="00076738" w:rsidRPr="00076738">
              <w:rPr>
                <w:sz w:val="18"/>
              </w:rPr>
              <w:t xml:space="preserve">Основывайте управленческие решения на </w:t>
            </w:r>
            <w:r w:rsidR="00076738" w:rsidRPr="00076738">
              <w:rPr>
                <w:b/>
                <w:bCs/>
                <w:i/>
                <w:iCs/>
                <w:sz w:val="18"/>
              </w:rPr>
              <w:t>долговременной философии</w:t>
            </w:r>
            <w:r w:rsidR="00076738" w:rsidRPr="00076738">
              <w:rPr>
                <w:sz w:val="18"/>
              </w:rPr>
              <w:t>, направленной на перспективу, даже ценой краткосрочных финансовых целей.</w:t>
            </w:r>
          </w:p>
        </w:tc>
        <w:tc>
          <w:tcPr>
            <w:tcW w:w="4394" w:type="dxa"/>
            <w:tcBorders>
              <w:top w:val="single" w:sz="8" w:space="0" w:color="000000"/>
              <w:left w:val="single" w:sz="4" w:space="0" w:color="000000"/>
              <w:bottom w:val="single" w:sz="4" w:space="0" w:color="000000"/>
              <w:right w:val="single" w:sz="4" w:space="0" w:color="000000"/>
            </w:tcBorders>
          </w:tcPr>
          <w:p w14:paraId="4EDBF521" w14:textId="53915BE3" w:rsidR="00C64647" w:rsidRDefault="005509D3">
            <w:pPr>
              <w:spacing w:after="0" w:line="259" w:lineRule="auto"/>
              <w:ind w:left="0" w:right="0" w:firstLine="0"/>
              <w:jc w:val="left"/>
            </w:pPr>
            <w:r>
              <w:rPr>
                <w:sz w:val="18"/>
                <w:lang w:val="ru-RU"/>
              </w:rPr>
              <w:t>см.</w:t>
            </w:r>
            <w:r w:rsidR="00AC35B1">
              <w:rPr>
                <w:sz w:val="18"/>
              </w:rPr>
              <w:t xml:space="preserve"> </w:t>
            </w:r>
            <w:r>
              <w:rPr>
                <w:sz w:val="18"/>
                <w:lang w:val="ru-RU"/>
              </w:rPr>
              <w:t>локальную оптимизацию стр</w:t>
            </w:r>
            <w:r w:rsidR="00AC35B1">
              <w:rPr>
                <w:sz w:val="18"/>
              </w:rPr>
              <w:t>. 32</w:t>
            </w:r>
          </w:p>
        </w:tc>
      </w:tr>
      <w:tr w:rsidR="00C64647" w14:paraId="7E5FF8DD" w14:textId="77777777" w:rsidTr="00183E03">
        <w:trPr>
          <w:trHeight w:val="859"/>
        </w:trPr>
        <w:tc>
          <w:tcPr>
            <w:tcW w:w="4388" w:type="dxa"/>
            <w:tcBorders>
              <w:top w:val="single" w:sz="4" w:space="0" w:color="000000"/>
              <w:left w:val="single" w:sz="4" w:space="0" w:color="000000"/>
              <w:bottom w:val="single" w:sz="4" w:space="0" w:color="000000"/>
              <w:right w:val="single" w:sz="4" w:space="0" w:color="000000"/>
            </w:tcBorders>
            <w:vAlign w:val="center"/>
          </w:tcPr>
          <w:p w14:paraId="2C6B48EF" w14:textId="3613C5BA" w:rsidR="00C64647" w:rsidRDefault="00AC35B1">
            <w:pPr>
              <w:spacing w:after="0" w:line="259" w:lineRule="auto"/>
              <w:ind w:left="0" w:right="0" w:firstLine="0"/>
              <w:jc w:val="left"/>
            </w:pPr>
            <w:r>
              <w:rPr>
                <w:sz w:val="18"/>
              </w:rPr>
              <w:t xml:space="preserve">2. </w:t>
            </w:r>
            <w:r w:rsidR="00076738" w:rsidRPr="00076738">
              <w:rPr>
                <w:sz w:val="18"/>
              </w:rPr>
              <w:t xml:space="preserve">Двигайтесь в направлении </w:t>
            </w:r>
            <w:r w:rsidR="00076738" w:rsidRPr="00076738">
              <w:rPr>
                <w:b/>
                <w:bCs/>
                <w:i/>
                <w:iCs/>
                <w:sz w:val="18"/>
              </w:rPr>
              <w:t>потока</w:t>
            </w:r>
            <w:r w:rsidR="00076738" w:rsidRPr="00076738">
              <w:rPr>
                <w:sz w:val="18"/>
              </w:rPr>
              <w:t xml:space="preserve">; переходите на более мелкие </w:t>
            </w:r>
            <w:r w:rsidR="00076738">
              <w:rPr>
                <w:sz w:val="18"/>
                <w:lang w:val="ru-RU"/>
              </w:rPr>
              <w:t xml:space="preserve">размеры </w:t>
            </w:r>
            <w:r w:rsidR="00076738" w:rsidRPr="00076738">
              <w:rPr>
                <w:sz w:val="18"/>
              </w:rPr>
              <w:t>парти</w:t>
            </w:r>
            <w:r w:rsidR="00076738">
              <w:rPr>
                <w:sz w:val="18"/>
                <w:lang w:val="ru-RU"/>
              </w:rPr>
              <w:t>й</w:t>
            </w:r>
            <w:r w:rsidR="00076738" w:rsidRPr="00076738">
              <w:rPr>
                <w:sz w:val="18"/>
              </w:rPr>
              <w:t xml:space="preserve"> и сокращайте время циклов производства, чтобы доставлять ценность быстрее</w:t>
            </w:r>
            <w:r w:rsidR="00076738">
              <w:rPr>
                <w:sz w:val="18"/>
                <w:lang w:val="ru-RU"/>
              </w:rPr>
              <w:t xml:space="preserve"> и</w:t>
            </w:r>
            <w:r w:rsidR="00076738" w:rsidRPr="00076738">
              <w:rPr>
                <w:sz w:val="18"/>
                <w:lang w:val="ru-RU"/>
              </w:rPr>
              <w:t xml:space="preserve"> </w:t>
            </w:r>
            <w:r w:rsidR="00076738">
              <w:rPr>
                <w:sz w:val="18"/>
                <w:lang w:val="ru-RU"/>
              </w:rPr>
              <w:t>раскрыть</w:t>
            </w:r>
            <w:r w:rsidR="00076738" w:rsidRPr="00076738">
              <w:rPr>
                <w:sz w:val="18"/>
              </w:rPr>
              <w:t xml:space="preserve"> слабые места</w:t>
            </w:r>
            <w:r>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2AD9BE22" w14:textId="4465E4DE" w:rsidR="00C64647" w:rsidRDefault="005509D3">
            <w:pPr>
              <w:spacing w:after="0" w:line="259" w:lineRule="auto"/>
              <w:ind w:left="0" w:right="0" w:firstLine="0"/>
              <w:jc w:val="left"/>
            </w:pPr>
            <w:r>
              <w:rPr>
                <w:sz w:val="18"/>
                <w:lang w:val="ru-RU"/>
              </w:rPr>
              <w:t>см</w:t>
            </w:r>
            <w:r w:rsidR="00AC35B1">
              <w:rPr>
                <w:sz w:val="18"/>
              </w:rPr>
              <w:t xml:space="preserve"> </w:t>
            </w:r>
            <w:r>
              <w:rPr>
                <w:sz w:val="18"/>
                <w:lang w:val="ru-RU"/>
              </w:rPr>
              <w:t>стр</w:t>
            </w:r>
            <w:r w:rsidR="00AC35B1">
              <w:rPr>
                <w:sz w:val="18"/>
              </w:rPr>
              <w:t>. 27</w:t>
            </w:r>
          </w:p>
        </w:tc>
      </w:tr>
      <w:tr w:rsidR="00C64647" w14:paraId="42080E41" w14:textId="77777777" w:rsidTr="00183E03">
        <w:trPr>
          <w:trHeight w:val="420"/>
        </w:trPr>
        <w:tc>
          <w:tcPr>
            <w:tcW w:w="4388" w:type="dxa"/>
            <w:tcBorders>
              <w:top w:val="single" w:sz="4" w:space="0" w:color="000000"/>
              <w:left w:val="single" w:sz="4" w:space="0" w:color="000000"/>
              <w:bottom w:val="single" w:sz="4" w:space="0" w:color="000000"/>
              <w:right w:val="single" w:sz="4" w:space="0" w:color="000000"/>
            </w:tcBorders>
            <w:vAlign w:val="center"/>
          </w:tcPr>
          <w:p w14:paraId="42DB204F" w14:textId="2B795528" w:rsidR="00C64647" w:rsidRDefault="00AC35B1">
            <w:pPr>
              <w:spacing w:after="0" w:line="259" w:lineRule="auto"/>
              <w:ind w:left="0" w:right="0" w:firstLine="0"/>
            </w:pPr>
            <w:r>
              <w:rPr>
                <w:sz w:val="18"/>
              </w:rPr>
              <w:t xml:space="preserve">3. </w:t>
            </w:r>
            <w:r w:rsidR="002C4351" w:rsidRPr="002C4351">
              <w:rPr>
                <w:sz w:val="18"/>
              </w:rPr>
              <w:t xml:space="preserve">Используйте </w:t>
            </w:r>
            <w:r w:rsidR="002C4351" w:rsidRPr="002C4351">
              <w:rPr>
                <w:b/>
                <w:bCs/>
                <w:i/>
                <w:iCs/>
                <w:sz w:val="18"/>
              </w:rPr>
              <w:t>вытягивающ</w:t>
            </w:r>
            <w:r w:rsidR="002C4351" w:rsidRPr="002C4351">
              <w:rPr>
                <w:b/>
                <w:bCs/>
                <w:i/>
                <w:iCs/>
                <w:sz w:val="18"/>
                <w:lang w:val="ru-RU"/>
              </w:rPr>
              <w:t>ие</w:t>
            </w:r>
            <w:r w:rsidR="002C4351" w:rsidRPr="002C4351">
              <w:rPr>
                <w:b/>
                <w:bCs/>
                <w:i/>
                <w:iCs/>
                <w:sz w:val="18"/>
              </w:rPr>
              <w:t xml:space="preserve"> систем</w:t>
            </w:r>
            <w:r w:rsidR="002C4351" w:rsidRPr="002C4351">
              <w:rPr>
                <w:b/>
                <w:bCs/>
                <w:i/>
                <w:iCs/>
                <w:sz w:val="18"/>
                <w:lang w:val="ru-RU"/>
              </w:rPr>
              <w:t>ы</w:t>
            </w:r>
            <w:r w:rsidR="002C4351" w:rsidRPr="002C4351">
              <w:rPr>
                <w:sz w:val="18"/>
              </w:rPr>
              <w:t xml:space="preserve"> (pull system</w:t>
            </w:r>
            <w:r w:rsidR="002C4351">
              <w:rPr>
                <w:sz w:val="18"/>
                <w:lang w:val="en-US"/>
              </w:rPr>
              <w:t>s</w:t>
            </w:r>
            <w:r w:rsidR="002C4351" w:rsidRPr="002C4351">
              <w:rPr>
                <w:sz w:val="18"/>
              </w:rPr>
              <w:t>)</w:t>
            </w:r>
            <w:r w:rsidR="002C4351" w:rsidRPr="008204D8">
              <w:rPr>
                <w:sz w:val="18"/>
              </w:rPr>
              <w:t>,</w:t>
            </w:r>
            <w:r w:rsidR="002C4351" w:rsidRPr="002C4351">
              <w:rPr>
                <w:b/>
                <w:bCs/>
                <w:sz w:val="18"/>
              </w:rPr>
              <w:t xml:space="preserve"> </w:t>
            </w:r>
            <w:r w:rsidR="002C4351" w:rsidRPr="008204D8">
              <w:rPr>
                <w:b/>
                <w:bCs/>
                <w:i/>
                <w:iCs/>
                <w:sz w:val="18"/>
              </w:rPr>
              <w:t>принимайте решения как можно позднее</w:t>
            </w:r>
            <w:r w:rsidR="002C4351" w:rsidRPr="002C4351">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6B73516F" w14:textId="5D41582E" w:rsidR="00C64647" w:rsidRDefault="005509D3">
            <w:pPr>
              <w:spacing w:after="0" w:line="259" w:lineRule="auto"/>
              <w:ind w:left="0" w:right="0" w:firstLine="0"/>
              <w:jc w:val="left"/>
            </w:pPr>
            <w:r>
              <w:rPr>
                <w:sz w:val="18"/>
                <w:lang w:val="ru-RU"/>
              </w:rPr>
              <w:t>см</w:t>
            </w:r>
            <w:r w:rsidR="00AC35B1">
              <w:rPr>
                <w:sz w:val="18"/>
              </w:rPr>
              <w:t xml:space="preserve"> </w:t>
            </w:r>
            <w:r>
              <w:rPr>
                <w:sz w:val="18"/>
                <w:lang w:val="ru-RU"/>
              </w:rPr>
              <w:t>стр</w:t>
            </w:r>
            <w:r w:rsidR="00AC35B1">
              <w:rPr>
                <w:sz w:val="18"/>
              </w:rPr>
              <w:t>. 30</w:t>
            </w:r>
          </w:p>
        </w:tc>
      </w:tr>
    </w:tbl>
    <w:p w14:paraId="18DEE355" w14:textId="6F7209E2" w:rsidR="00D74059" w:rsidRDefault="00D74059" w:rsidP="00D74059">
      <w:pPr>
        <w:tabs>
          <w:tab w:val="left" w:pos="673"/>
        </w:tabs>
        <w:spacing w:after="0" w:line="259" w:lineRule="auto"/>
        <w:ind w:left="-1982" w:right="2002" w:firstLine="0"/>
        <w:jc w:val="left"/>
      </w:pPr>
    </w:p>
    <w:p w14:paraId="04F21931" w14:textId="77777777" w:rsidR="00D74059" w:rsidRDefault="00D74059">
      <w:pPr>
        <w:spacing w:after="0" w:line="240" w:lineRule="auto"/>
        <w:ind w:left="0" w:right="0" w:firstLine="0"/>
        <w:jc w:val="left"/>
      </w:pPr>
      <w:r>
        <w:br w:type="page"/>
      </w:r>
    </w:p>
    <w:p w14:paraId="2B9ADF37" w14:textId="77777777" w:rsidR="00D74059" w:rsidRDefault="00D74059" w:rsidP="00D74059">
      <w:pPr>
        <w:tabs>
          <w:tab w:val="left" w:pos="673"/>
        </w:tabs>
        <w:spacing w:after="0" w:line="259" w:lineRule="auto"/>
        <w:ind w:left="-1982" w:right="2002" w:firstLine="0"/>
        <w:jc w:val="left"/>
      </w:pPr>
    </w:p>
    <w:tbl>
      <w:tblPr>
        <w:tblStyle w:val="TableGrid"/>
        <w:tblW w:w="8784" w:type="dxa"/>
        <w:tblInd w:w="0" w:type="dxa"/>
        <w:tblCellMar>
          <w:top w:w="107" w:type="dxa"/>
          <w:left w:w="60" w:type="dxa"/>
          <w:right w:w="50" w:type="dxa"/>
        </w:tblCellMar>
        <w:tblLook w:val="04A0" w:firstRow="1" w:lastRow="0" w:firstColumn="1" w:lastColumn="0" w:noHBand="0" w:noVBand="1"/>
      </w:tblPr>
      <w:tblGrid>
        <w:gridCol w:w="4390"/>
        <w:gridCol w:w="4394"/>
      </w:tblGrid>
      <w:tr w:rsidR="00C64647" w14:paraId="3972A00C" w14:textId="77777777" w:rsidTr="00183E03">
        <w:trPr>
          <w:trHeight w:val="520"/>
        </w:trPr>
        <w:tc>
          <w:tcPr>
            <w:tcW w:w="439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7B12079" w14:textId="77777777" w:rsidR="00C64647" w:rsidRDefault="00AC35B1">
            <w:pPr>
              <w:spacing w:after="0" w:line="259" w:lineRule="auto"/>
              <w:ind w:left="0" w:right="10" w:firstLine="0"/>
              <w:jc w:val="center"/>
            </w:pPr>
            <w:r>
              <w:t>Principle</w:t>
            </w:r>
          </w:p>
        </w:tc>
        <w:tc>
          <w:tcPr>
            <w:tcW w:w="4394"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1378193" w14:textId="77777777" w:rsidR="00C64647" w:rsidRDefault="00AC35B1">
            <w:pPr>
              <w:spacing w:after="0" w:line="259" w:lineRule="auto"/>
              <w:ind w:left="0" w:right="10" w:firstLine="0"/>
              <w:jc w:val="center"/>
            </w:pPr>
            <w:r>
              <w:t>Comment/Reference</w:t>
            </w:r>
          </w:p>
        </w:tc>
      </w:tr>
      <w:tr w:rsidR="00C64647" w14:paraId="1E032140" w14:textId="77777777" w:rsidTr="00183E03">
        <w:trPr>
          <w:trHeight w:val="640"/>
        </w:trPr>
        <w:tc>
          <w:tcPr>
            <w:tcW w:w="4390" w:type="dxa"/>
            <w:tcBorders>
              <w:top w:val="single" w:sz="8" w:space="0" w:color="000000"/>
              <w:left w:val="single" w:sz="4" w:space="0" w:color="000000"/>
              <w:bottom w:val="single" w:sz="4" w:space="0" w:color="000000"/>
              <w:right w:val="single" w:sz="4" w:space="0" w:color="000000"/>
            </w:tcBorders>
            <w:vAlign w:val="center"/>
          </w:tcPr>
          <w:p w14:paraId="7D72B64F" w14:textId="7E4B52C9" w:rsidR="00C64647" w:rsidRDefault="00AC35B1">
            <w:pPr>
              <w:spacing w:after="0" w:line="259" w:lineRule="auto"/>
              <w:ind w:left="0" w:right="0" w:firstLine="0"/>
              <w:jc w:val="left"/>
            </w:pPr>
            <w:r>
              <w:rPr>
                <w:sz w:val="18"/>
              </w:rPr>
              <w:t xml:space="preserve">4. </w:t>
            </w:r>
            <w:r w:rsidR="002C4351" w:rsidRPr="002C4351">
              <w:rPr>
                <w:b/>
                <w:i/>
                <w:sz w:val="18"/>
              </w:rPr>
              <w:t>Выравнивайте работу</w:t>
            </w:r>
            <w:r w:rsidR="002C4351" w:rsidRPr="002C4351">
              <w:rPr>
                <w:bCs/>
                <w:iCs/>
                <w:sz w:val="18"/>
              </w:rPr>
              <w:t xml:space="preserve"> — уменьшайте вариативность и перегруженность, чтобы устранить неравномерность.</w:t>
            </w:r>
          </w:p>
        </w:tc>
        <w:tc>
          <w:tcPr>
            <w:tcW w:w="4394" w:type="dxa"/>
            <w:tcBorders>
              <w:top w:val="single" w:sz="8" w:space="0" w:color="000000"/>
              <w:left w:val="single" w:sz="4" w:space="0" w:color="000000"/>
              <w:bottom w:val="single" w:sz="4" w:space="0" w:color="000000"/>
              <w:right w:val="single" w:sz="4" w:space="0" w:color="000000"/>
            </w:tcBorders>
          </w:tcPr>
          <w:p w14:paraId="34C8FF9E" w14:textId="23F4D136" w:rsidR="00C64647" w:rsidRDefault="00076738">
            <w:pPr>
              <w:spacing w:after="0" w:line="259" w:lineRule="auto"/>
              <w:ind w:left="0" w:right="0" w:firstLine="0"/>
              <w:jc w:val="left"/>
            </w:pPr>
            <w:r>
              <w:rPr>
                <w:sz w:val="18"/>
                <w:lang w:val="ru-RU"/>
              </w:rPr>
              <w:t>см. также р</w:t>
            </w:r>
            <w:r w:rsidR="00AC35B1">
              <w:rPr>
                <w:sz w:val="18"/>
              </w:rPr>
              <w:t>. 23</w:t>
            </w:r>
          </w:p>
        </w:tc>
      </w:tr>
      <w:tr w:rsidR="00C64647" w14:paraId="05BE1E8A" w14:textId="77777777" w:rsidTr="00183E03">
        <w:trPr>
          <w:trHeight w:val="859"/>
        </w:trPr>
        <w:tc>
          <w:tcPr>
            <w:tcW w:w="4390" w:type="dxa"/>
            <w:tcBorders>
              <w:top w:val="single" w:sz="4" w:space="0" w:color="000000"/>
              <w:left w:val="single" w:sz="4" w:space="0" w:color="000000"/>
              <w:bottom w:val="single" w:sz="4" w:space="0" w:color="000000"/>
              <w:right w:val="single" w:sz="4" w:space="0" w:color="000000"/>
            </w:tcBorders>
            <w:vAlign w:val="center"/>
          </w:tcPr>
          <w:p w14:paraId="791F4759" w14:textId="70CDD42D" w:rsidR="00C64647" w:rsidRDefault="00AC35B1">
            <w:pPr>
              <w:spacing w:after="0" w:line="259" w:lineRule="auto"/>
              <w:ind w:left="0" w:right="0" w:firstLine="0"/>
              <w:jc w:val="left"/>
            </w:pPr>
            <w:r>
              <w:rPr>
                <w:sz w:val="18"/>
              </w:rPr>
              <w:t xml:space="preserve">5. </w:t>
            </w:r>
            <w:r w:rsidR="002C4351" w:rsidRPr="002C4351">
              <w:rPr>
                <w:sz w:val="18"/>
              </w:rPr>
              <w:t xml:space="preserve">Постройте культуру </w:t>
            </w:r>
            <w:r w:rsidR="002C4351" w:rsidRPr="002C4351">
              <w:rPr>
                <w:b/>
                <w:bCs/>
                <w:i/>
                <w:iCs/>
                <w:sz w:val="18"/>
              </w:rPr>
              <w:t>остановки и исправления</w:t>
            </w:r>
            <w:r w:rsidR="002C4351" w:rsidRPr="002C4351">
              <w:rPr>
                <w:sz w:val="18"/>
              </w:rPr>
              <w:t xml:space="preserve"> </w:t>
            </w:r>
            <w:r w:rsidR="002C4351" w:rsidRPr="002C4351">
              <w:rPr>
                <w:b/>
                <w:bCs/>
                <w:sz w:val="18"/>
              </w:rPr>
              <w:t>проблемы</w:t>
            </w:r>
            <w:r w:rsidR="002C4351" w:rsidRPr="002C4351">
              <w:rPr>
                <w:sz w:val="18"/>
              </w:rPr>
              <w:t>, научите всех и каждого методичному изучению проблем.</w:t>
            </w:r>
          </w:p>
        </w:tc>
        <w:tc>
          <w:tcPr>
            <w:tcW w:w="4394" w:type="dxa"/>
            <w:tcBorders>
              <w:top w:val="single" w:sz="4" w:space="0" w:color="000000"/>
              <w:left w:val="single" w:sz="4" w:space="0" w:color="000000"/>
              <w:bottom w:val="single" w:sz="4" w:space="0" w:color="000000"/>
              <w:right w:val="single" w:sz="4" w:space="0" w:color="000000"/>
            </w:tcBorders>
            <w:vAlign w:val="center"/>
          </w:tcPr>
          <w:p w14:paraId="40011CE4" w14:textId="45745725" w:rsidR="00C64647" w:rsidRDefault="00B66CC9">
            <w:pPr>
              <w:spacing w:after="0" w:line="259" w:lineRule="auto"/>
              <w:ind w:left="0" w:right="0" w:firstLine="0"/>
              <w:jc w:val="left"/>
            </w:pPr>
            <w:r>
              <w:rPr>
                <w:sz w:val="18"/>
                <w:lang w:val="ru-RU"/>
              </w:rPr>
              <w:t>не</w:t>
            </w:r>
            <w:r w:rsidRPr="00B66CC9">
              <w:rPr>
                <w:sz w:val="18"/>
                <w:lang w:val="ru-RU"/>
              </w:rPr>
              <w:t xml:space="preserve"> </w:t>
            </w:r>
            <w:r>
              <w:rPr>
                <w:sz w:val="18"/>
                <w:lang w:val="ru-RU"/>
              </w:rPr>
              <w:t>только</w:t>
            </w:r>
            <w:r w:rsidRPr="00B66CC9">
              <w:rPr>
                <w:sz w:val="18"/>
                <w:lang w:val="ru-RU"/>
              </w:rPr>
              <w:t xml:space="preserve"> </w:t>
            </w:r>
            <w:r>
              <w:rPr>
                <w:sz w:val="18"/>
                <w:lang w:val="ru-RU"/>
              </w:rPr>
              <w:t>исправляйте</w:t>
            </w:r>
            <w:r w:rsidR="00AC35B1">
              <w:rPr>
                <w:sz w:val="18"/>
              </w:rPr>
              <w:t>,</w:t>
            </w:r>
            <w:r w:rsidRPr="00B66CC9">
              <w:rPr>
                <w:sz w:val="18"/>
                <w:lang w:val="ru-RU"/>
              </w:rPr>
              <w:t xml:space="preserve"> </w:t>
            </w:r>
            <w:r>
              <w:rPr>
                <w:sz w:val="18"/>
                <w:lang w:val="ru-RU"/>
              </w:rPr>
              <w:t>но</w:t>
            </w:r>
            <w:r w:rsidRPr="00B66CC9">
              <w:rPr>
                <w:sz w:val="18"/>
                <w:lang w:val="ru-RU"/>
              </w:rPr>
              <w:t xml:space="preserve"> </w:t>
            </w:r>
            <w:r>
              <w:rPr>
                <w:sz w:val="18"/>
                <w:lang w:val="ru-RU"/>
              </w:rPr>
              <w:t>и</w:t>
            </w:r>
            <w:r w:rsidRPr="00B66CC9">
              <w:rPr>
                <w:sz w:val="18"/>
                <w:lang w:val="ru-RU"/>
              </w:rPr>
              <w:t xml:space="preserve"> </w:t>
            </w:r>
            <w:r>
              <w:rPr>
                <w:sz w:val="18"/>
                <w:lang w:val="ru-RU"/>
              </w:rPr>
              <w:t>применяйте</w:t>
            </w:r>
            <w:r w:rsidRPr="00B66CC9">
              <w:rPr>
                <w:sz w:val="18"/>
                <w:lang w:val="ru-RU"/>
              </w:rPr>
              <w:t xml:space="preserve"> </w:t>
            </w:r>
            <w:r>
              <w:rPr>
                <w:sz w:val="18"/>
                <w:lang w:val="ru-RU"/>
              </w:rPr>
              <w:t>анализ</w:t>
            </w:r>
            <w:r w:rsidRPr="00B66CC9">
              <w:rPr>
                <w:sz w:val="18"/>
                <w:lang w:val="ru-RU"/>
              </w:rPr>
              <w:t xml:space="preserve"> </w:t>
            </w:r>
            <w:r w:rsidR="00AC35B1">
              <w:rPr>
                <w:b/>
                <w:sz w:val="18"/>
              </w:rPr>
              <w:t xml:space="preserve">5 </w:t>
            </w:r>
            <w:r>
              <w:rPr>
                <w:b/>
                <w:sz w:val="18"/>
                <w:lang w:val="ru-RU"/>
              </w:rPr>
              <w:t>Почему</w:t>
            </w:r>
            <w:r w:rsidR="00AC35B1">
              <w:rPr>
                <w:sz w:val="18"/>
              </w:rPr>
              <w:t xml:space="preserve"> </w:t>
            </w:r>
            <w:r>
              <w:rPr>
                <w:sz w:val="18"/>
                <w:lang w:val="ru-RU"/>
              </w:rPr>
              <w:t>чтобы понять корневые причины</w:t>
            </w:r>
            <w:r w:rsidR="00AC35B1">
              <w:rPr>
                <w:sz w:val="18"/>
              </w:rPr>
              <w:t xml:space="preserve">, </w:t>
            </w:r>
            <w:r>
              <w:rPr>
                <w:sz w:val="18"/>
                <w:lang w:val="ru-RU"/>
              </w:rPr>
              <w:t xml:space="preserve">и </w:t>
            </w:r>
            <w:r>
              <w:rPr>
                <w:i/>
                <w:sz w:val="18"/>
                <w:lang w:val="ru-RU"/>
              </w:rPr>
              <w:t>действительно</w:t>
            </w:r>
            <w:r w:rsidR="00AC35B1">
              <w:rPr>
                <w:sz w:val="18"/>
              </w:rPr>
              <w:t xml:space="preserve"> </w:t>
            </w:r>
            <w:r>
              <w:rPr>
                <w:sz w:val="18"/>
                <w:lang w:val="ru-RU"/>
              </w:rPr>
              <w:t>исправить их</w:t>
            </w:r>
            <w:r w:rsidR="00AC35B1">
              <w:rPr>
                <w:sz w:val="18"/>
              </w:rPr>
              <w:t xml:space="preserve">; </w:t>
            </w:r>
            <w:r w:rsidR="002F6484">
              <w:rPr>
                <w:sz w:val="18"/>
                <w:lang w:val="ru-RU"/>
              </w:rPr>
              <w:t>см</w:t>
            </w:r>
            <w:r w:rsidR="002F6484">
              <w:rPr>
                <w:sz w:val="18"/>
              </w:rPr>
              <w:t xml:space="preserve"> </w:t>
            </w:r>
            <w:r w:rsidR="002F6484">
              <w:rPr>
                <w:sz w:val="18"/>
                <w:lang w:val="ru-RU"/>
              </w:rPr>
              <w:t>стр</w:t>
            </w:r>
            <w:r w:rsidR="002F6484">
              <w:rPr>
                <w:sz w:val="18"/>
              </w:rPr>
              <w:t>.</w:t>
            </w:r>
            <w:r w:rsidR="00AC35B1">
              <w:rPr>
                <w:sz w:val="18"/>
              </w:rPr>
              <w:t xml:space="preserve"> 19</w:t>
            </w:r>
          </w:p>
        </w:tc>
      </w:tr>
      <w:tr w:rsidR="00C64647" w14:paraId="0BB6F5E0" w14:textId="77777777" w:rsidTr="00183E03">
        <w:trPr>
          <w:trHeight w:val="641"/>
        </w:trPr>
        <w:tc>
          <w:tcPr>
            <w:tcW w:w="4390" w:type="dxa"/>
            <w:tcBorders>
              <w:top w:val="single" w:sz="4" w:space="0" w:color="000000"/>
              <w:left w:val="single" w:sz="4" w:space="0" w:color="000000"/>
              <w:bottom w:val="single" w:sz="4" w:space="0" w:color="000000"/>
              <w:right w:val="single" w:sz="4" w:space="0" w:color="000000"/>
            </w:tcBorders>
            <w:vAlign w:val="center"/>
          </w:tcPr>
          <w:p w14:paraId="69A64116" w14:textId="7CCC42B8" w:rsidR="00C64647" w:rsidRDefault="00AC35B1">
            <w:pPr>
              <w:spacing w:after="0" w:line="259" w:lineRule="auto"/>
              <w:ind w:left="0" w:right="0" w:firstLine="0"/>
            </w:pPr>
            <w:r>
              <w:rPr>
                <w:sz w:val="18"/>
              </w:rPr>
              <w:t xml:space="preserve">6. </w:t>
            </w:r>
            <w:r w:rsidR="00AE019D" w:rsidRPr="00AE019D">
              <w:rPr>
                <w:b/>
                <w:i/>
                <w:sz w:val="18"/>
              </w:rPr>
              <w:t>Стандартизируйте</w:t>
            </w:r>
            <w:r>
              <w:rPr>
                <w:b/>
                <w:i/>
                <w:sz w:val="18"/>
              </w:rPr>
              <w:t xml:space="preserve"> </w:t>
            </w:r>
            <w:r w:rsidR="00AE019D" w:rsidRPr="00AE019D">
              <w:rPr>
                <w:b/>
                <w:i/>
                <w:sz w:val="18"/>
              </w:rPr>
              <w:t>задачи</w:t>
            </w:r>
            <w:r>
              <w:rPr>
                <w:sz w:val="18"/>
              </w:rPr>
              <w:t xml:space="preserve"> (</w:t>
            </w:r>
            <w:r w:rsidR="00AE019D" w:rsidRPr="00AE019D">
              <w:rPr>
                <w:sz w:val="18"/>
              </w:rPr>
              <w:t>практики</w:t>
            </w:r>
            <w:r>
              <w:rPr>
                <w:sz w:val="18"/>
              </w:rPr>
              <w:t xml:space="preserve">) </w:t>
            </w:r>
            <w:r w:rsidR="00AE019D">
              <w:rPr>
                <w:sz w:val="18"/>
                <w:lang w:val="ru-RU"/>
              </w:rPr>
              <w:t>по принципам</w:t>
            </w:r>
            <w:r w:rsidR="00AE019D" w:rsidRPr="00AE019D">
              <w:rPr>
                <w:sz w:val="18"/>
              </w:rPr>
              <w:t xml:space="preserve"> </w:t>
            </w:r>
            <w:r w:rsidR="00AE019D">
              <w:rPr>
                <w:sz w:val="18"/>
                <w:lang w:val="ru-RU"/>
              </w:rPr>
              <w:t>кайдзен, чтобы обеспечить</w:t>
            </w:r>
            <w:r>
              <w:rPr>
                <w:sz w:val="18"/>
              </w:rPr>
              <w:t xml:space="preserve"> </w:t>
            </w:r>
            <w:r w:rsidR="00AE019D">
              <w:rPr>
                <w:sz w:val="18"/>
                <w:lang w:val="ru-RU"/>
              </w:rPr>
              <w:t>расширение возможностей сотрудников</w:t>
            </w:r>
            <w:r>
              <w:rPr>
                <w:sz w:val="18"/>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2A1BE899" w14:textId="3EC7A790" w:rsidR="00C64647" w:rsidRDefault="00B66CC9">
            <w:pPr>
              <w:spacing w:after="0" w:line="259" w:lineRule="auto"/>
              <w:ind w:left="0" w:right="0" w:firstLine="0"/>
              <w:jc w:val="left"/>
            </w:pPr>
            <w:r>
              <w:rPr>
                <w:sz w:val="18"/>
                <w:lang w:val="ru-RU"/>
              </w:rPr>
              <w:t>это</w:t>
            </w:r>
            <w:r w:rsidRPr="00B66CC9">
              <w:rPr>
                <w:sz w:val="18"/>
                <w:lang w:val="ru-RU"/>
              </w:rPr>
              <w:t xml:space="preserve"> </w:t>
            </w:r>
            <w:r>
              <w:rPr>
                <w:sz w:val="18"/>
                <w:lang w:val="ru-RU"/>
              </w:rPr>
              <w:t>изменяемые</w:t>
            </w:r>
            <w:r w:rsidRPr="00B66CC9">
              <w:rPr>
                <w:sz w:val="18"/>
                <w:lang w:val="ru-RU"/>
              </w:rPr>
              <w:t xml:space="preserve"> </w:t>
            </w:r>
            <w:r>
              <w:rPr>
                <w:sz w:val="18"/>
                <w:lang w:val="ru-RU"/>
              </w:rPr>
              <w:t>рабочие</w:t>
            </w:r>
            <w:r w:rsidRPr="00B66CC9">
              <w:rPr>
                <w:sz w:val="18"/>
                <w:lang w:val="ru-RU"/>
              </w:rPr>
              <w:t xml:space="preserve"> </w:t>
            </w:r>
            <w:r>
              <w:rPr>
                <w:sz w:val="18"/>
                <w:lang w:val="ru-RU"/>
              </w:rPr>
              <w:t>соглашения</w:t>
            </w:r>
            <w:r w:rsidR="00AC35B1">
              <w:rPr>
                <w:sz w:val="18"/>
              </w:rPr>
              <w:t xml:space="preserve">, </w:t>
            </w:r>
            <w:r>
              <w:rPr>
                <w:sz w:val="18"/>
                <w:lang w:val="ru-RU"/>
              </w:rPr>
              <w:t>не жесткие организационные стандарты</w:t>
            </w:r>
            <w:r w:rsidR="00AC35B1">
              <w:rPr>
                <w:sz w:val="18"/>
              </w:rPr>
              <w:t xml:space="preserve">; </w:t>
            </w:r>
            <w:r w:rsidR="002F6484">
              <w:rPr>
                <w:sz w:val="18"/>
                <w:lang w:val="ru-RU"/>
              </w:rPr>
              <w:t>см</w:t>
            </w:r>
            <w:r w:rsidR="002F6484">
              <w:rPr>
                <w:sz w:val="18"/>
              </w:rPr>
              <w:t xml:space="preserve"> </w:t>
            </w:r>
            <w:r w:rsidR="002F6484">
              <w:rPr>
                <w:sz w:val="18"/>
                <w:lang w:val="ru-RU"/>
              </w:rPr>
              <w:t>стр</w:t>
            </w:r>
            <w:r w:rsidR="002F6484">
              <w:rPr>
                <w:sz w:val="18"/>
              </w:rPr>
              <w:t>.</w:t>
            </w:r>
            <w:r w:rsidR="00AC35B1">
              <w:rPr>
                <w:sz w:val="18"/>
              </w:rPr>
              <w:t xml:space="preserve"> 16</w:t>
            </w:r>
          </w:p>
        </w:tc>
      </w:tr>
      <w:tr w:rsidR="00C64647" w14:paraId="762A1390"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05034003" w14:textId="7BB6BC50" w:rsidR="00C64647" w:rsidRDefault="00AC35B1">
            <w:pPr>
              <w:spacing w:after="0" w:line="259" w:lineRule="auto"/>
              <w:ind w:left="0" w:right="0" w:firstLine="0"/>
              <w:jc w:val="left"/>
            </w:pPr>
            <w:r>
              <w:rPr>
                <w:sz w:val="18"/>
              </w:rPr>
              <w:t xml:space="preserve">7. </w:t>
            </w:r>
            <w:r w:rsidR="00AE019D" w:rsidRPr="00AE019D">
              <w:rPr>
                <w:sz w:val="18"/>
              </w:rPr>
              <w:t xml:space="preserve">Используйте </w:t>
            </w:r>
            <w:r w:rsidR="00AE019D" w:rsidRPr="00AE019D">
              <w:rPr>
                <w:b/>
                <w:bCs/>
                <w:i/>
                <w:iCs/>
                <w:sz w:val="18"/>
                <w:lang w:val="ru-RU"/>
              </w:rPr>
              <w:t xml:space="preserve">простое </w:t>
            </w:r>
            <w:r w:rsidR="00AE019D" w:rsidRPr="00AE019D">
              <w:rPr>
                <w:b/>
                <w:bCs/>
                <w:i/>
                <w:iCs/>
                <w:sz w:val="18"/>
              </w:rPr>
              <w:t>визуальное управление</w:t>
            </w:r>
            <w:r w:rsidR="00AE019D" w:rsidRPr="00AE019D">
              <w:rPr>
                <w:sz w:val="18"/>
              </w:rPr>
              <w:t xml:space="preserve">, чтобы выявлять проблемы и </w:t>
            </w:r>
            <w:r w:rsidR="00AE019D">
              <w:rPr>
                <w:sz w:val="18"/>
                <w:lang w:val="ru-RU"/>
              </w:rPr>
              <w:t>координировать</w:t>
            </w:r>
            <w:r w:rsidR="00546208">
              <w:rPr>
                <w:sz w:val="18"/>
                <w:lang w:val="ru-RU"/>
              </w:rPr>
              <w:t xml:space="preserve"> свои действия</w:t>
            </w:r>
            <w:r w:rsidR="00AE019D" w:rsidRPr="00AE019D">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68BB57F4" w14:textId="70A680F5" w:rsidR="00C64647" w:rsidRDefault="002F6484">
            <w:pPr>
              <w:spacing w:after="0" w:line="259" w:lineRule="auto"/>
              <w:ind w:left="0" w:right="0" w:firstLine="0"/>
              <w:jc w:val="left"/>
            </w:pPr>
            <w:r>
              <w:rPr>
                <w:sz w:val="18"/>
                <w:lang w:val="ru-RU"/>
              </w:rPr>
              <w:t>см</w:t>
            </w:r>
            <w:r>
              <w:rPr>
                <w:sz w:val="18"/>
              </w:rPr>
              <w:t xml:space="preserve"> </w:t>
            </w:r>
            <w:r>
              <w:rPr>
                <w:sz w:val="18"/>
                <w:lang w:val="ru-RU"/>
              </w:rPr>
              <w:t>стр</w:t>
            </w:r>
            <w:r>
              <w:rPr>
                <w:sz w:val="18"/>
              </w:rPr>
              <w:t>.</w:t>
            </w:r>
            <w:r w:rsidR="00AC35B1">
              <w:rPr>
                <w:sz w:val="18"/>
              </w:rPr>
              <w:t xml:space="preserve"> 31</w:t>
            </w:r>
          </w:p>
        </w:tc>
      </w:tr>
      <w:tr w:rsidR="00C64647" w14:paraId="2DB914DE"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473D790B" w14:textId="5A814BA7" w:rsidR="00C64647" w:rsidRDefault="00AC35B1">
            <w:pPr>
              <w:spacing w:after="0" w:line="259" w:lineRule="auto"/>
              <w:ind w:left="0" w:right="0" w:firstLine="0"/>
              <w:jc w:val="left"/>
            </w:pPr>
            <w:r>
              <w:rPr>
                <w:sz w:val="18"/>
              </w:rPr>
              <w:t xml:space="preserve">8. </w:t>
            </w:r>
            <w:r w:rsidR="00AE019D" w:rsidRPr="00AE019D">
              <w:rPr>
                <w:sz w:val="18"/>
              </w:rPr>
              <w:t xml:space="preserve">Используйте только надёжные, </w:t>
            </w:r>
            <w:r w:rsidR="00AE019D" w:rsidRPr="00AE019D">
              <w:rPr>
                <w:b/>
                <w:bCs/>
                <w:sz w:val="18"/>
              </w:rPr>
              <w:t>тщательно проверенные технологии</w:t>
            </w:r>
            <w:r w:rsidR="00AE019D" w:rsidRPr="00AE019D">
              <w:rPr>
                <w:sz w:val="18"/>
              </w:rPr>
              <w:t>, служащие вашим людям и процессам.</w:t>
            </w:r>
          </w:p>
        </w:tc>
        <w:tc>
          <w:tcPr>
            <w:tcW w:w="4394" w:type="dxa"/>
            <w:tcBorders>
              <w:top w:val="single" w:sz="4" w:space="0" w:color="000000"/>
              <w:left w:val="single" w:sz="4" w:space="0" w:color="000000"/>
              <w:bottom w:val="single" w:sz="4" w:space="0" w:color="000000"/>
              <w:right w:val="single" w:sz="4" w:space="0" w:color="000000"/>
            </w:tcBorders>
          </w:tcPr>
          <w:p w14:paraId="1C596D0C" w14:textId="77777777" w:rsidR="00C64647" w:rsidRDefault="00C64647">
            <w:pPr>
              <w:spacing w:after="160" w:line="259" w:lineRule="auto"/>
              <w:ind w:left="0" w:right="0" w:firstLine="0"/>
              <w:jc w:val="left"/>
            </w:pPr>
          </w:p>
        </w:tc>
      </w:tr>
      <w:tr w:rsidR="00C64647" w14:paraId="27C74D09" w14:textId="77777777" w:rsidTr="00183E03">
        <w:trPr>
          <w:trHeight w:val="1080"/>
        </w:trPr>
        <w:tc>
          <w:tcPr>
            <w:tcW w:w="4390" w:type="dxa"/>
            <w:tcBorders>
              <w:top w:val="single" w:sz="4" w:space="0" w:color="000000"/>
              <w:left w:val="single" w:sz="4" w:space="0" w:color="000000"/>
              <w:bottom w:val="single" w:sz="4" w:space="0" w:color="000000"/>
              <w:right w:val="single" w:sz="4" w:space="0" w:color="000000"/>
            </w:tcBorders>
          </w:tcPr>
          <w:p w14:paraId="30624245" w14:textId="085DB0FF" w:rsidR="00C64647" w:rsidRDefault="00AC35B1">
            <w:pPr>
              <w:spacing w:after="0" w:line="259" w:lineRule="auto"/>
              <w:ind w:left="0" w:right="0" w:firstLine="0"/>
              <w:jc w:val="left"/>
            </w:pPr>
            <w:r>
              <w:rPr>
                <w:sz w:val="18"/>
              </w:rPr>
              <w:t xml:space="preserve">9. </w:t>
            </w:r>
            <w:r w:rsidR="004C484E" w:rsidRPr="004C484E">
              <w:rPr>
                <w:sz w:val="18"/>
              </w:rPr>
              <w:t xml:space="preserve">Выращивайте </w:t>
            </w:r>
            <w:r w:rsidR="004C484E" w:rsidRPr="004C484E">
              <w:rPr>
                <w:b/>
                <w:bCs/>
                <w:i/>
                <w:iCs/>
                <w:sz w:val="18"/>
              </w:rPr>
              <w:t>лидеров изнутри</w:t>
            </w:r>
            <w:r w:rsidR="004C484E" w:rsidRPr="004C484E">
              <w:rPr>
                <w:sz w:val="18"/>
              </w:rPr>
              <w:t xml:space="preserve">, которые досконально понимают работу, живут </w:t>
            </w:r>
            <w:r w:rsidR="00906345">
              <w:rPr>
                <w:sz w:val="18"/>
                <w:lang w:val="ru-RU"/>
              </w:rPr>
              <w:t>бережливой</w:t>
            </w:r>
            <w:r w:rsidR="004C484E">
              <w:rPr>
                <w:sz w:val="18"/>
                <w:lang w:val="ru-RU"/>
              </w:rPr>
              <w:t xml:space="preserve"> </w:t>
            </w:r>
            <w:r w:rsidR="004C484E" w:rsidRPr="004C484E">
              <w:rPr>
                <w:sz w:val="18"/>
              </w:rPr>
              <w:t xml:space="preserve">философией и </w:t>
            </w:r>
            <w:r w:rsidR="004C484E" w:rsidRPr="004C484E">
              <w:rPr>
                <w:b/>
                <w:bCs/>
                <w:i/>
                <w:iCs/>
                <w:sz w:val="18"/>
              </w:rPr>
              <w:t>обучают этому остальных</w:t>
            </w:r>
            <w:r w:rsidR="004C484E" w:rsidRPr="004C484E">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44951EB1" w14:textId="4CA17B69" w:rsidR="00C64647" w:rsidRDefault="00906345">
            <w:pPr>
              <w:spacing w:after="0" w:line="259" w:lineRule="auto"/>
              <w:ind w:left="0" w:right="55" w:firstLine="0"/>
            </w:pPr>
            <w:r w:rsidRPr="00906345">
              <w:rPr>
                <w:i/>
                <w:sz w:val="18"/>
              </w:rPr>
              <w:t>лидеры изнутри</w:t>
            </w:r>
            <w:r w:rsidR="00AC35B1">
              <w:rPr>
                <w:i/>
                <w:sz w:val="18"/>
              </w:rPr>
              <w:t xml:space="preserve"> </w:t>
            </w:r>
            <w:r w:rsidRPr="00906345">
              <w:rPr>
                <w:sz w:val="18"/>
              </w:rPr>
              <w:t xml:space="preserve">могут быть </w:t>
            </w:r>
            <w:r w:rsidRPr="00906345">
              <w:rPr>
                <w:i/>
                <w:sz w:val="18"/>
              </w:rPr>
              <w:t>не</w:t>
            </w:r>
            <w:r w:rsidR="00AC35B1">
              <w:rPr>
                <w:sz w:val="18"/>
              </w:rPr>
              <w:t xml:space="preserve"> </w:t>
            </w:r>
            <w:r w:rsidRPr="00906345">
              <w:rPr>
                <w:sz w:val="18"/>
              </w:rPr>
              <w:t xml:space="preserve">очень хорошей идеей если ваша текущая культура </w:t>
            </w:r>
            <w:r>
              <w:rPr>
                <w:sz w:val="18"/>
                <w:lang w:val="ru-RU"/>
              </w:rPr>
              <w:t xml:space="preserve">не </w:t>
            </w:r>
            <w:r w:rsidRPr="00906345">
              <w:rPr>
                <w:sz w:val="18"/>
              </w:rPr>
              <w:t>соотвествует бережливому</w:t>
            </w:r>
            <w:r>
              <w:rPr>
                <w:sz w:val="18"/>
                <w:lang w:val="ru-RU"/>
              </w:rPr>
              <w:t xml:space="preserve"> подходу </w:t>
            </w:r>
            <w:r w:rsidR="00AC35B1">
              <w:rPr>
                <w:sz w:val="18"/>
              </w:rPr>
              <w:t>—</w:t>
            </w:r>
            <w:r>
              <w:rPr>
                <w:sz w:val="18"/>
                <w:lang w:val="ru-RU"/>
              </w:rPr>
              <w:t xml:space="preserve"> речь идёт о</w:t>
            </w:r>
            <w:r w:rsidR="00AC35B1">
              <w:rPr>
                <w:sz w:val="18"/>
              </w:rPr>
              <w:t xml:space="preserve"> </w:t>
            </w:r>
            <w:r>
              <w:rPr>
                <w:i/>
                <w:sz w:val="18"/>
                <w:lang w:val="ru-RU"/>
              </w:rPr>
              <w:t>обученных</w:t>
            </w:r>
            <w:r w:rsidR="00AC35B1">
              <w:rPr>
                <w:sz w:val="18"/>
              </w:rPr>
              <w:t xml:space="preserve"> </w:t>
            </w:r>
            <w:r>
              <w:rPr>
                <w:sz w:val="18"/>
                <w:lang w:val="ru-RU"/>
              </w:rPr>
              <w:t>бережливо-мыслящих лидерах</w:t>
            </w:r>
            <w:r w:rsidR="00AC35B1">
              <w:rPr>
                <w:sz w:val="18"/>
              </w:rPr>
              <w:t xml:space="preserve">; </w:t>
            </w:r>
            <w:r w:rsidR="002F6484" w:rsidRPr="00906345">
              <w:rPr>
                <w:sz w:val="18"/>
              </w:rPr>
              <w:t>см</w:t>
            </w:r>
            <w:r w:rsidR="002F6484">
              <w:rPr>
                <w:sz w:val="18"/>
              </w:rPr>
              <w:t xml:space="preserve"> </w:t>
            </w:r>
            <w:r w:rsidR="002F6484" w:rsidRPr="00906345">
              <w:rPr>
                <w:sz w:val="18"/>
              </w:rPr>
              <w:t>стр</w:t>
            </w:r>
            <w:r w:rsidR="002F6484">
              <w:rPr>
                <w:sz w:val="18"/>
              </w:rPr>
              <w:t>.</w:t>
            </w:r>
            <w:r w:rsidR="00AC35B1">
              <w:rPr>
                <w:sz w:val="18"/>
              </w:rPr>
              <w:t xml:space="preserve"> 10</w:t>
            </w:r>
          </w:p>
        </w:tc>
      </w:tr>
      <w:tr w:rsidR="00C64647" w14:paraId="7AF68CF4" w14:textId="77777777" w:rsidTr="00183E03">
        <w:trPr>
          <w:trHeight w:val="860"/>
        </w:trPr>
        <w:tc>
          <w:tcPr>
            <w:tcW w:w="4390" w:type="dxa"/>
            <w:tcBorders>
              <w:top w:val="single" w:sz="4" w:space="0" w:color="000000"/>
              <w:left w:val="single" w:sz="4" w:space="0" w:color="000000"/>
              <w:bottom w:val="single" w:sz="4" w:space="0" w:color="000000"/>
              <w:right w:val="single" w:sz="4" w:space="0" w:color="000000"/>
            </w:tcBorders>
          </w:tcPr>
          <w:p w14:paraId="23E318DB" w14:textId="49464F5E" w:rsidR="00C64647" w:rsidRDefault="00AC35B1">
            <w:pPr>
              <w:spacing w:after="0" w:line="259" w:lineRule="auto"/>
              <w:ind w:left="0" w:right="0" w:firstLine="0"/>
              <w:jc w:val="left"/>
            </w:pPr>
            <w:r>
              <w:rPr>
                <w:sz w:val="18"/>
              </w:rPr>
              <w:t xml:space="preserve">10. </w:t>
            </w:r>
            <w:r w:rsidR="00EE1C93" w:rsidRPr="00EE1C93">
              <w:rPr>
                <w:sz w:val="18"/>
              </w:rPr>
              <w:t xml:space="preserve">Развивайте </w:t>
            </w:r>
            <w:r w:rsidR="00EE1C93" w:rsidRPr="00EE1C93">
              <w:rPr>
                <w:b/>
                <w:bCs/>
                <w:i/>
                <w:iCs/>
                <w:sz w:val="18"/>
              </w:rPr>
              <w:t>выдающихся людей</w:t>
            </w:r>
            <w:r w:rsidR="00EE1C93" w:rsidRPr="00EE1C93">
              <w:rPr>
                <w:sz w:val="18"/>
              </w:rPr>
              <w:t xml:space="preserve"> и команды, которые </w:t>
            </w:r>
            <w:r w:rsidR="00EE1C93" w:rsidRPr="00EE1C93">
              <w:rPr>
                <w:b/>
                <w:bCs/>
                <w:i/>
                <w:iCs/>
                <w:sz w:val="18"/>
              </w:rPr>
              <w:t>следуют философии вашей компании</w:t>
            </w:r>
            <w:r>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5A3D4114" w14:textId="52BD46A0" w:rsidR="00C64647" w:rsidRDefault="00906345">
            <w:pPr>
              <w:spacing w:after="0" w:line="259" w:lineRule="auto"/>
              <w:ind w:left="0" w:right="0" w:firstLine="0"/>
              <w:jc w:val="left"/>
            </w:pPr>
            <w:r w:rsidRPr="00906345">
              <w:rPr>
                <w:sz w:val="18"/>
              </w:rPr>
              <w:t>это отражает</w:t>
            </w:r>
            <w:r w:rsidR="00AC35B1">
              <w:rPr>
                <w:sz w:val="18"/>
              </w:rPr>
              <w:t xml:space="preserve"> </w:t>
            </w:r>
            <w:r w:rsidR="00AE70B1" w:rsidRPr="00AE70B1">
              <w:rPr>
                <w:sz w:val="18"/>
              </w:rPr>
              <w:t>посыл</w:t>
            </w:r>
            <w:r w:rsidRPr="00906345">
              <w:rPr>
                <w:sz w:val="18"/>
              </w:rPr>
              <w:t xml:space="preserve"> </w:t>
            </w:r>
            <w:r w:rsidR="00AC35B1">
              <w:rPr>
                <w:sz w:val="18"/>
              </w:rPr>
              <w:t>Toyota “</w:t>
            </w:r>
            <w:r w:rsidR="00AE70B1" w:rsidRPr="00AE70B1">
              <w:rPr>
                <w:sz w:val="18"/>
              </w:rPr>
              <w:t>с</w:t>
            </w:r>
            <w:r w:rsidR="00AE70B1">
              <w:rPr>
                <w:sz w:val="18"/>
                <w:lang w:val="ru-RU"/>
              </w:rPr>
              <w:t xml:space="preserve">начала </w:t>
            </w:r>
            <w:r w:rsidRPr="00906345">
              <w:rPr>
                <w:sz w:val="18"/>
              </w:rPr>
              <w:t>создавайте</w:t>
            </w:r>
            <w:r w:rsidR="00AC35B1">
              <w:rPr>
                <w:sz w:val="18"/>
              </w:rPr>
              <w:t xml:space="preserve"> (</w:t>
            </w:r>
            <w:r w:rsidRPr="00906345">
              <w:rPr>
                <w:sz w:val="18"/>
              </w:rPr>
              <w:t>бережливо мыслящих</w:t>
            </w:r>
            <w:r w:rsidR="00AC35B1">
              <w:rPr>
                <w:sz w:val="18"/>
              </w:rPr>
              <w:t xml:space="preserve">) </w:t>
            </w:r>
            <w:r w:rsidRPr="00906345">
              <w:rPr>
                <w:sz w:val="18"/>
              </w:rPr>
              <w:t>людей</w:t>
            </w:r>
            <w:r w:rsidR="00AC35B1">
              <w:rPr>
                <w:sz w:val="18"/>
              </w:rPr>
              <w:t xml:space="preserve">, </w:t>
            </w:r>
            <w:r w:rsidRPr="00906345">
              <w:rPr>
                <w:sz w:val="18"/>
              </w:rPr>
              <w:t>затем продукты</w:t>
            </w:r>
            <w:r w:rsidR="00AC35B1">
              <w:rPr>
                <w:sz w:val="18"/>
              </w:rPr>
              <w:t xml:space="preserve">”; </w:t>
            </w:r>
            <w:r w:rsidR="00AE70B1">
              <w:rPr>
                <w:sz w:val="18"/>
                <w:lang w:val="ru-RU"/>
              </w:rPr>
              <w:t>это также включает</w:t>
            </w:r>
            <w:r w:rsidR="00AC35B1">
              <w:rPr>
                <w:sz w:val="18"/>
              </w:rPr>
              <w:t xml:space="preserve"> “</w:t>
            </w:r>
            <w:r w:rsidR="00ED30A8">
              <w:rPr>
                <w:sz w:val="18"/>
                <w:lang w:val="ru-RU"/>
              </w:rPr>
              <w:t>высокие технические компетенции</w:t>
            </w:r>
            <w:r w:rsidR="00AC35B1">
              <w:rPr>
                <w:sz w:val="18"/>
              </w:rPr>
              <w:t>”</w:t>
            </w:r>
          </w:p>
        </w:tc>
      </w:tr>
      <w:tr w:rsidR="00C64647" w14:paraId="53720FD7" w14:textId="77777777" w:rsidTr="00183E03">
        <w:trPr>
          <w:trHeight w:val="860"/>
        </w:trPr>
        <w:tc>
          <w:tcPr>
            <w:tcW w:w="4390" w:type="dxa"/>
            <w:tcBorders>
              <w:top w:val="single" w:sz="4" w:space="0" w:color="000000"/>
              <w:left w:val="single" w:sz="4" w:space="0" w:color="000000"/>
              <w:bottom w:val="single" w:sz="4" w:space="0" w:color="000000"/>
              <w:right w:val="single" w:sz="4" w:space="0" w:color="000000"/>
            </w:tcBorders>
            <w:vAlign w:val="center"/>
          </w:tcPr>
          <w:p w14:paraId="5F8A7409" w14:textId="4333EC6C" w:rsidR="00C64647" w:rsidRDefault="00AC35B1">
            <w:pPr>
              <w:spacing w:after="0" w:line="259" w:lineRule="auto"/>
              <w:ind w:left="0" w:right="0" w:firstLine="0"/>
              <w:jc w:val="left"/>
            </w:pPr>
            <w:r>
              <w:rPr>
                <w:sz w:val="18"/>
              </w:rPr>
              <w:t xml:space="preserve">11. </w:t>
            </w:r>
            <w:r w:rsidR="00C04775" w:rsidRPr="00C04775">
              <w:rPr>
                <w:sz w:val="18"/>
              </w:rPr>
              <w:t xml:space="preserve">Уважайте вашу расширенную сеть </w:t>
            </w:r>
            <w:r w:rsidR="00C04775" w:rsidRPr="00C04775">
              <w:rPr>
                <w:b/>
                <w:bCs/>
                <w:i/>
                <w:iCs/>
                <w:sz w:val="18"/>
              </w:rPr>
              <w:t>партнёров</w:t>
            </w:r>
            <w:del w:id="107" w:author="Пользователь" w:date="2020-09-27T07:41:00Z">
              <w:r w:rsidR="00C04775" w:rsidRPr="00C04775" w:rsidDel="00C54A54">
                <w:rPr>
                  <w:sz w:val="18"/>
                </w:rPr>
                <w:delText xml:space="preserve"> </w:delText>
              </w:r>
            </w:del>
            <w:ins w:id="108" w:author="Пользователь" w:date="2020-09-27T07:41:00Z">
              <w:r w:rsidR="00C54A54">
                <w:rPr>
                  <w:sz w:val="18"/>
                  <w:lang w:val="ru-RU"/>
                </w:rPr>
                <w:t xml:space="preserve">, </w:t>
              </w:r>
            </w:ins>
            <w:commentRangeStart w:id="109"/>
            <w:r w:rsidR="00C04775" w:rsidRPr="00C04775">
              <w:rPr>
                <w:sz w:val="18"/>
              </w:rPr>
              <w:t>призывая</w:t>
            </w:r>
            <w:commentRangeEnd w:id="109"/>
            <w:r w:rsidR="00475746">
              <w:rPr>
                <w:rStyle w:val="CommentReference"/>
              </w:rPr>
              <w:commentReference w:id="109"/>
            </w:r>
            <w:r w:rsidR="00C04775" w:rsidRPr="00C04775">
              <w:rPr>
                <w:sz w:val="18"/>
              </w:rPr>
              <w:t xml:space="preserve"> их расти и </w:t>
            </w:r>
            <w:r w:rsidR="00C04775" w:rsidRPr="00C04775">
              <w:rPr>
                <w:b/>
                <w:bCs/>
                <w:i/>
                <w:iCs/>
                <w:sz w:val="18"/>
              </w:rPr>
              <w:t>помогая им улучшаться</w:t>
            </w:r>
            <w:r>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5D925FCC" w14:textId="53EFB4A8" w:rsidR="00C64647" w:rsidRPr="00ED30A8" w:rsidRDefault="00ED30A8">
            <w:pPr>
              <w:spacing w:after="0" w:line="259" w:lineRule="auto"/>
              <w:ind w:left="0" w:right="55" w:firstLine="0"/>
              <w:rPr>
                <w:lang w:val="ru-RU"/>
              </w:rPr>
            </w:pPr>
            <w:r w:rsidRPr="00ED30A8">
              <w:rPr>
                <w:sz w:val="18"/>
              </w:rPr>
              <w:t>помогайте также своим партнёрам стать бережливо-мыслящими</w:t>
            </w:r>
            <w:r w:rsidR="00AC35B1">
              <w:rPr>
                <w:sz w:val="18"/>
              </w:rPr>
              <w:t xml:space="preserve">; </w:t>
            </w:r>
            <w:r w:rsidRPr="00ED30A8">
              <w:rPr>
                <w:sz w:val="18"/>
              </w:rPr>
              <w:t xml:space="preserve">акцент здесь на том чтобы делиться знаниями </w:t>
            </w:r>
            <w:r>
              <w:rPr>
                <w:sz w:val="18"/>
                <w:lang w:val="ru-RU"/>
              </w:rPr>
              <w:t>и на открытости</w:t>
            </w:r>
          </w:p>
        </w:tc>
      </w:tr>
      <w:tr w:rsidR="00C64647" w14:paraId="783B475C"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59D6992D" w14:textId="5038FEFB" w:rsidR="00C64647" w:rsidRDefault="00AC35B1">
            <w:pPr>
              <w:spacing w:after="0" w:line="259" w:lineRule="auto"/>
              <w:ind w:left="0" w:right="0" w:firstLine="0"/>
            </w:pPr>
            <w:r>
              <w:rPr>
                <w:sz w:val="18"/>
              </w:rPr>
              <w:t xml:space="preserve">12. </w:t>
            </w:r>
            <w:r w:rsidR="00CC2D00" w:rsidRPr="00CC2D00">
              <w:rPr>
                <w:b/>
                <w:i/>
                <w:sz w:val="18"/>
              </w:rPr>
              <w:t>Пойдите и сами посмотрит</w:t>
            </w:r>
            <w:r w:rsidR="00CC2D00" w:rsidRPr="000901A5">
              <w:rPr>
                <w:b/>
                <w:i/>
                <w:sz w:val="18"/>
              </w:rPr>
              <w:t>е, где непосредственно выполняется работа</w:t>
            </w:r>
            <w:r w:rsidR="00CC2D00" w:rsidRPr="00CC2D00">
              <w:rPr>
                <w:bCs/>
                <w:iCs/>
                <w:sz w:val="18"/>
                <w:lang w:val="ru-RU"/>
              </w:rPr>
              <w:t>,</w:t>
            </w:r>
            <w:r w:rsidR="00CC2D00" w:rsidRPr="00CC2D00">
              <w:rPr>
                <w:bCs/>
                <w:iCs/>
                <w:sz w:val="18"/>
              </w:rPr>
              <w:t xml:space="preserve"> чтобы досконально разобраться в ситуации и помочь</w:t>
            </w:r>
            <w:r>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18BF26AC" w14:textId="4F496C0F" w:rsidR="00C64647" w:rsidRDefault="002F6484">
            <w:pPr>
              <w:spacing w:after="0" w:line="259" w:lineRule="auto"/>
              <w:ind w:left="0" w:right="0" w:firstLine="0"/>
              <w:jc w:val="left"/>
            </w:pPr>
            <w:r>
              <w:rPr>
                <w:sz w:val="18"/>
                <w:lang w:val="ru-RU"/>
              </w:rPr>
              <w:t>см</w:t>
            </w:r>
            <w:r>
              <w:rPr>
                <w:sz w:val="18"/>
              </w:rPr>
              <w:t xml:space="preserve"> </w:t>
            </w:r>
            <w:r>
              <w:rPr>
                <w:sz w:val="18"/>
                <w:lang w:val="ru-RU"/>
              </w:rPr>
              <w:t>стр</w:t>
            </w:r>
            <w:r w:rsidR="00AC35B1">
              <w:rPr>
                <w:sz w:val="18"/>
              </w:rPr>
              <w:t>. 14</w:t>
            </w:r>
          </w:p>
        </w:tc>
      </w:tr>
      <w:tr w:rsidR="00C64647" w14:paraId="3CF31186"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152D7B14" w14:textId="65A7CDA2" w:rsidR="00C64647" w:rsidRDefault="00AC35B1">
            <w:pPr>
              <w:spacing w:after="0" w:line="259" w:lineRule="auto"/>
              <w:ind w:left="0" w:right="0" w:firstLine="0"/>
              <w:jc w:val="left"/>
            </w:pPr>
            <w:r>
              <w:rPr>
                <w:sz w:val="18"/>
              </w:rPr>
              <w:t xml:space="preserve">13. </w:t>
            </w:r>
            <w:r w:rsidR="00DC310D" w:rsidRPr="00DC310D">
              <w:rPr>
                <w:sz w:val="18"/>
              </w:rPr>
              <w:t xml:space="preserve">Принимайте </w:t>
            </w:r>
            <w:r w:rsidR="00DC310D" w:rsidRPr="00DC310D">
              <w:rPr>
                <w:b/>
                <w:bCs/>
                <w:i/>
                <w:iCs/>
                <w:sz w:val="18"/>
              </w:rPr>
              <w:t>решения</w:t>
            </w:r>
            <w:r w:rsidR="00DC310D" w:rsidRPr="00DC310D">
              <w:rPr>
                <w:sz w:val="18"/>
              </w:rPr>
              <w:t xml:space="preserve"> </w:t>
            </w:r>
            <w:r w:rsidR="00DC310D" w:rsidRPr="00DC310D">
              <w:rPr>
                <w:b/>
                <w:bCs/>
                <w:i/>
                <w:iCs/>
                <w:sz w:val="18"/>
              </w:rPr>
              <w:t>не торопясь, путём консенсуса</w:t>
            </w:r>
            <w:r w:rsidR="00DC310D" w:rsidRPr="00DC310D">
              <w:rPr>
                <w:sz w:val="18"/>
              </w:rPr>
              <w:t xml:space="preserve">, принимая во внимание все варианты; </w:t>
            </w:r>
            <w:r w:rsidR="00DC310D" w:rsidRPr="00DC310D">
              <w:rPr>
                <w:b/>
                <w:bCs/>
                <w:i/>
                <w:iCs/>
                <w:sz w:val="18"/>
              </w:rPr>
              <w:t>применяйте принятые решения незамедлительно</w:t>
            </w:r>
            <w:r w:rsidR="00DC310D" w:rsidRPr="00DC310D">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0CD75C0D" w14:textId="1D37D5A1" w:rsidR="00C64647" w:rsidRPr="00ED30A8" w:rsidRDefault="00ED30A8">
            <w:pPr>
              <w:spacing w:after="0" w:line="259" w:lineRule="auto"/>
              <w:ind w:left="0" w:right="0" w:firstLine="0"/>
              <w:jc w:val="left"/>
              <w:rPr>
                <w:lang w:val="ru-RU"/>
              </w:rPr>
            </w:pPr>
            <w:r>
              <w:rPr>
                <w:sz w:val="18"/>
                <w:lang w:val="ru-RU"/>
              </w:rPr>
              <w:t>Такие</w:t>
            </w:r>
            <w:r w:rsidRPr="00ED30A8">
              <w:rPr>
                <w:sz w:val="18"/>
                <w:lang w:val="ru-RU"/>
              </w:rPr>
              <w:t xml:space="preserve"> </w:t>
            </w:r>
            <w:r>
              <w:rPr>
                <w:sz w:val="18"/>
                <w:lang w:val="ru-RU"/>
              </w:rPr>
              <w:t>активности</w:t>
            </w:r>
            <w:ins w:id="110" w:author="Пользователь" w:date="2020-09-27T07:42:00Z">
              <w:r w:rsidR="00C54A54">
                <w:rPr>
                  <w:sz w:val="18"/>
                  <w:lang w:val="ru-RU"/>
                </w:rPr>
                <w:t>,</w:t>
              </w:r>
            </w:ins>
            <w:commentRangeStart w:id="111"/>
            <w:r w:rsidRPr="00ED30A8">
              <w:rPr>
                <w:sz w:val="18"/>
                <w:lang w:val="ru-RU"/>
              </w:rPr>
              <w:t xml:space="preserve"> </w:t>
            </w:r>
            <w:commentRangeEnd w:id="111"/>
            <w:r w:rsidR="00475746">
              <w:rPr>
                <w:rStyle w:val="CommentReference"/>
              </w:rPr>
              <w:commentReference w:id="111"/>
            </w:r>
            <w:r>
              <w:rPr>
                <w:sz w:val="18"/>
                <w:lang w:val="ru-RU"/>
              </w:rPr>
              <w:t>как</w:t>
            </w:r>
            <w:r w:rsidRPr="00ED30A8">
              <w:rPr>
                <w:sz w:val="18"/>
                <w:lang w:val="ru-RU"/>
              </w:rPr>
              <w:t xml:space="preserve"> </w:t>
            </w:r>
            <w:r>
              <w:rPr>
                <w:sz w:val="18"/>
                <w:lang w:val="ru-RU"/>
              </w:rPr>
              <w:t xml:space="preserve">события </w:t>
            </w:r>
            <w:proofErr w:type="spellStart"/>
            <w:r>
              <w:rPr>
                <w:sz w:val="18"/>
                <w:lang w:val="ru-RU"/>
              </w:rPr>
              <w:t>кайдзен</w:t>
            </w:r>
            <w:proofErr w:type="spellEnd"/>
            <w:ins w:id="112" w:author="Пользователь" w:date="2020-09-27T07:42:00Z">
              <w:r w:rsidR="00C54A54">
                <w:rPr>
                  <w:sz w:val="18"/>
                  <w:lang w:val="ru-RU"/>
                </w:rPr>
                <w:t>,</w:t>
              </w:r>
            </w:ins>
            <w:commentRangeStart w:id="113"/>
            <w:r w:rsidR="00AC35B1">
              <w:rPr>
                <w:sz w:val="18"/>
              </w:rPr>
              <w:t xml:space="preserve"> </w:t>
            </w:r>
            <w:commentRangeEnd w:id="113"/>
            <w:r w:rsidR="00475746">
              <w:rPr>
                <w:rStyle w:val="CommentReference"/>
              </w:rPr>
              <w:commentReference w:id="113"/>
            </w:r>
            <w:r>
              <w:rPr>
                <w:sz w:val="18"/>
                <w:lang w:val="ru-RU"/>
              </w:rPr>
              <w:t>способствуют этому</w:t>
            </w:r>
          </w:p>
        </w:tc>
      </w:tr>
      <w:tr w:rsidR="00C64647" w14:paraId="337E9CC6" w14:textId="77777777" w:rsidTr="00183E03">
        <w:trPr>
          <w:trHeight w:val="641"/>
        </w:trPr>
        <w:tc>
          <w:tcPr>
            <w:tcW w:w="4390" w:type="dxa"/>
            <w:tcBorders>
              <w:top w:val="single" w:sz="4" w:space="0" w:color="000000"/>
              <w:left w:val="single" w:sz="4" w:space="0" w:color="000000"/>
              <w:bottom w:val="single" w:sz="4" w:space="0" w:color="000000"/>
              <w:right w:val="single" w:sz="4" w:space="0" w:color="000000"/>
            </w:tcBorders>
            <w:vAlign w:val="center"/>
          </w:tcPr>
          <w:p w14:paraId="53F4215D" w14:textId="14C18C81" w:rsidR="00C64647" w:rsidRDefault="00AC35B1">
            <w:pPr>
              <w:spacing w:after="0" w:line="259" w:lineRule="auto"/>
              <w:ind w:left="0" w:right="0" w:firstLine="0"/>
              <w:jc w:val="left"/>
            </w:pPr>
            <w:r>
              <w:rPr>
                <w:sz w:val="18"/>
              </w:rPr>
              <w:t xml:space="preserve">14. </w:t>
            </w:r>
            <w:r w:rsidR="0015761E" w:rsidRPr="0015761E">
              <w:rPr>
                <w:sz w:val="18"/>
              </w:rPr>
              <w:t xml:space="preserve">Станьте обучающейся организацией и поддерживайте это через </w:t>
            </w:r>
            <w:r w:rsidR="0015761E" w:rsidRPr="0015761E">
              <w:rPr>
                <w:b/>
                <w:bCs/>
                <w:i/>
                <w:iCs/>
                <w:sz w:val="18"/>
              </w:rPr>
              <w:t>неустанное переосмысление</w:t>
            </w:r>
            <w:r w:rsidR="0015761E" w:rsidRPr="0015761E">
              <w:rPr>
                <w:sz w:val="18"/>
              </w:rPr>
              <w:t xml:space="preserve"> и </w:t>
            </w:r>
            <w:r w:rsidR="0015761E" w:rsidRPr="0015761E">
              <w:rPr>
                <w:b/>
                <w:bCs/>
                <w:i/>
                <w:iCs/>
                <w:sz w:val="18"/>
              </w:rPr>
              <w:t>кайдзен</w:t>
            </w:r>
            <w:r w:rsidR="0015761E" w:rsidRPr="0015761E">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57B0C4E6" w14:textId="691700AC" w:rsidR="00C64647" w:rsidRDefault="002F6484">
            <w:pPr>
              <w:spacing w:after="0" w:line="259" w:lineRule="auto"/>
              <w:ind w:left="0" w:right="0" w:firstLine="0"/>
              <w:jc w:val="left"/>
            </w:pPr>
            <w:r>
              <w:rPr>
                <w:sz w:val="18"/>
                <w:lang w:val="ru-RU"/>
              </w:rPr>
              <w:t>см</w:t>
            </w:r>
            <w:r>
              <w:rPr>
                <w:sz w:val="18"/>
              </w:rPr>
              <w:t xml:space="preserve"> </w:t>
            </w:r>
            <w:r>
              <w:rPr>
                <w:sz w:val="18"/>
                <w:lang w:val="ru-RU"/>
              </w:rPr>
              <w:t>стр</w:t>
            </w:r>
            <w:r w:rsidR="00AC35B1">
              <w:rPr>
                <w:sz w:val="18"/>
              </w:rPr>
              <w:t>. 16</w:t>
            </w:r>
          </w:p>
        </w:tc>
      </w:tr>
    </w:tbl>
    <w:p w14:paraId="7825F08F" w14:textId="77777777" w:rsidR="00D74059" w:rsidRDefault="00D74059">
      <w:pPr>
        <w:spacing w:after="0" w:line="240" w:lineRule="auto"/>
        <w:ind w:left="0" w:right="0" w:firstLine="0"/>
        <w:jc w:val="left"/>
        <w:rPr>
          <w:rFonts w:ascii="Helvetica" w:eastAsia="Arial" w:hAnsi="Helvetica" w:cs="Arial"/>
          <w:b/>
          <w:color w:val="0000FF"/>
          <w:sz w:val="18"/>
          <w:lang w:val="ru-RU"/>
        </w:rPr>
      </w:pPr>
      <w:r>
        <w:rPr>
          <w:lang w:val="ru-RU"/>
        </w:rPr>
        <w:br w:type="page"/>
      </w:r>
    </w:p>
    <w:p w14:paraId="1B511D04" w14:textId="1E8890C1" w:rsidR="00C64647" w:rsidRPr="00D74059" w:rsidRDefault="00D74059" w:rsidP="00D74059">
      <w:pPr>
        <w:pStyle w:val="Heading2"/>
        <w:rPr>
          <w:lang w:val="ru-RU"/>
        </w:rPr>
      </w:pPr>
      <w:r>
        <w:rPr>
          <w:lang w:val="ru-RU"/>
        </w:rPr>
        <w:lastRenderedPageBreak/>
        <w:t>Поток</w:t>
      </w:r>
    </w:p>
    <w:p w14:paraId="194C400B" w14:textId="00C96D7C" w:rsidR="005A57E1" w:rsidRPr="005A57E1" w:rsidRDefault="005A57E1" w:rsidP="005A57E1">
      <w:pPr>
        <w:rPr>
          <w:b/>
        </w:rPr>
      </w:pPr>
      <w:r w:rsidRPr="005A57E1">
        <w:rPr>
          <w:bCs/>
        </w:rPr>
        <w:t>Принцип</w:t>
      </w:r>
      <w:r w:rsidRPr="005A57E1">
        <w:rPr>
          <w:b/>
        </w:rPr>
        <w:t xml:space="preserve"> Потока</w:t>
      </w:r>
      <w:r w:rsidRPr="005A57E1">
        <w:rPr>
          <w:bCs/>
        </w:rPr>
        <w:t xml:space="preserve"> рекомендует формировать поток создания ценности без задержек для заказчика. В качестве контрпримера, запрос заказчика ожидает в очереди, чтобы быть утверждённым, проанализированным, выполненным, доделанным или протестированным. Это </w:t>
      </w:r>
      <w:r w:rsidRPr="005A57E1">
        <w:rPr>
          <w:bCs/>
          <w:i/>
          <w:iCs/>
        </w:rPr>
        <w:t>не поток</w:t>
      </w:r>
      <w:r w:rsidRPr="005A57E1">
        <w:rPr>
          <w:bCs/>
        </w:rPr>
        <w:t xml:space="preserve">. Наоборот, как только ценность создана — в продуктах, программном обеспечении, информации, решении, сервисе — она течёт непосредственно к самому клиенту. Это перекликается с метафорой </w:t>
      </w:r>
      <w:r w:rsidRPr="005A57E1">
        <w:rPr>
          <w:bCs/>
          <w:i/>
          <w:iCs/>
        </w:rPr>
        <w:t>следовать за эстафетной палочкой</w:t>
      </w:r>
      <w:r w:rsidRPr="005A57E1">
        <w:rPr>
          <w:bCs/>
        </w:rPr>
        <w:t xml:space="preserve"> и с целью более быстрой “концепции в прибыль.” Поток это </w:t>
      </w:r>
      <w:r w:rsidRPr="005A57E1">
        <w:rPr>
          <w:bCs/>
          <w:i/>
          <w:iCs/>
        </w:rPr>
        <w:t>стремление к совершенству</w:t>
      </w:r>
      <w:r w:rsidRPr="005A57E1">
        <w:rPr>
          <w:bCs/>
        </w:rPr>
        <w:t xml:space="preserve">; нулевые потери в системе и немедленная непрерывно текущая поставка ценности - серьёзные вызовы, возможно, не достижимые никогда. Правильный путь - это </w:t>
      </w:r>
      <w:r w:rsidRPr="005A57E1">
        <w:rPr>
          <w:bCs/>
          <w:i/>
          <w:iCs/>
        </w:rPr>
        <w:t>движение в направлении потока</w:t>
      </w:r>
      <w:r w:rsidRPr="005A57E1">
        <w:rPr>
          <w:bCs/>
        </w:rPr>
        <w:t>.</w:t>
      </w:r>
    </w:p>
    <w:p w14:paraId="631D7DD6" w14:textId="27A2E1EF" w:rsidR="00C64647" w:rsidRPr="008B3449" w:rsidRDefault="005A57E1">
      <w:pPr>
        <w:ind w:right="0"/>
        <w:rPr>
          <w:lang w:val="ru-RU"/>
        </w:rPr>
      </w:pPr>
      <w:r>
        <w:rPr>
          <w:lang w:val="ru-RU"/>
        </w:rPr>
        <w:t>На</w:t>
      </w:r>
      <w:r w:rsidRPr="005A57E1">
        <w:rPr>
          <w:lang w:val="ru-RU"/>
        </w:rPr>
        <w:t xml:space="preserve"> </w:t>
      </w:r>
      <w:r>
        <w:rPr>
          <w:lang w:val="ru-RU"/>
        </w:rPr>
        <w:t>диаграмме</w:t>
      </w:r>
      <w:r w:rsidRPr="005A57E1">
        <w:rPr>
          <w:lang w:val="ru-RU"/>
        </w:rPr>
        <w:t xml:space="preserve"> </w:t>
      </w:r>
      <w:r w:rsidR="00AC35B1">
        <w:t>‘</w:t>
      </w:r>
      <w:r>
        <w:rPr>
          <w:lang w:val="ru-RU"/>
        </w:rPr>
        <w:t>дом</w:t>
      </w:r>
      <w:r w:rsidR="00AC35B1">
        <w:t xml:space="preserve">’ </w:t>
      </w:r>
      <w:r>
        <w:rPr>
          <w:lang w:val="ru-RU"/>
        </w:rPr>
        <w:t>бережливого</w:t>
      </w:r>
      <w:r w:rsidRPr="005A57E1">
        <w:rPr>
          <w:lang w:val="ru-RU"/>
        </w:rPr>
        <w:t xml:space="preserve"> </w:t>
      </w:r>
      <w:r>
        <w:rPr>
          <w:lang w:val="ru-RU"/>
        </w:rPr>
        <w:t>подхода</w:t>
      </w:r>
      <w:r w:rsidR="00AC35B1">
        <w:t xml:space="preserve"> (</w:t>
      </w:r>
      <w:r>
        <w:rPr>
          <w:lang w:val="ru-RU"/>
        </w:rPr>
        <w:t>Рис</w:t>
      </w:r>
      <w:r w:rsidR="00AC35B1">
        <w:t xml:space="preserve"> 1.1), </w:t>
      </w:r>
      <w:r>
        <w:rPr>
          <w:lang w:val="ru-RU"/>
        </w:rPr>
        <w:t>поток</w:t>
      </w:r>
      <w:r w:rsidRPr="005A57E1">
        <w:rPr>
          <w:lang w:val="ru-RU"/>
        </w:rPr>
        <w:t xml:space="preserve"> </w:t>
      </w:r>
      <w:r>
        <w:rPr>
          <w:lang w:val="ru-RU"/>
        </w:rPr>
        <w:t>включен</w:t>
      </w:r>
      <w:r w:rsidRPr="005A57E1">
        <w:rPr>
          <w:lang w:val="ru-RU"/>
        </w:rPr>
        <w:t xml:space="preserve"> </w:t>
      </w:r>
      <w:r>
        <w:rPr>
          <w:lang w:val="ru-RU"/>
        </w:rPr>
        <w:t>как</w:t>
      </w:r>
      <w:r w:rsidR="00AC35B1">
        <w:t xml:space="preserve"> </w:t>
      </w:r>
      <w:r>
        <w:rPr>
          <w:lang w:val="ru-RU"/>
        </w:rPr>
        <w:t>в</w:t>
      </w:r>
      <w:r w:rsidRPr="005A57E1">
        <w:rPr>
          <w:lang w:val="ru-RU"/>
        </w:rPr>
        <w:t xml:space="preserve"> </w:t>
      </w:r>
      <w:r w:rsidR="00AC35B1">
        <w:t xml:space="preserve">14 </w:t>
      </w:r>
      <w:r>
        <w:rPr>
          <w:lang w:val="ru-RU"/>
        </w:rPr>
        <w:t>принципов</w:t>
      </w:r>
      <w:r w:rsidR="008B3449">
        <w:rPr>
          <w:lang w:val="ru-RU"/>
        </w:rPr>
        <w:t>,</w:t>
      </w:r>
      <w:r w:rsidR="00AC35B1">
        <w:t xml:space="preserve"> </w:t>
      </w:r>
      <w:r w:rsidR="008B3449">
        <w:rPr>
          <w:lang w:val="ru-RU"/>
        </w:rPr>
        <w:t>так в качестве одного из ключевых элементов непрерывного улучшения</w:t>
      </w:r>
      <w:r w:rsidR="00AC35B1">
        <w:t xml:space="preserve">. </w:t>
      </w:r>
      <w:r w:rsidR="008B3449" w:rsidRPr="008B3449">
        <w:t xml:space="preserve">Почему? Потому что, чтобы двигаться в направлении потока, необходимо уменьшать размер партии, время цикла, задержки, НЗР и другие потери. И это имеет положительный побочный эффект </w:t>
      </w:r>
      <w:r w:rsidR="00D15DDB" w:rsidRPr="005A57E1">
        <w:rPr>
          <w:bCs/>
        </w:rPr>
        <w:t>—</w:t>
      </w:r>
      <w:r w:rsidR="008B3449">
        <w:rPr>
          <w:lang w:val="ru-RU"/>
        </w:rPr>
        <w:t xml:space="preserve"> </w:t>
      </w:r>
      <w:r w:rsidR="008B3449" w:rsidRPr="008B3449">
        <w:t>выявление большего количества слабостей и потерь, обеспечивая новые возможности для непрерывного улучшения.</w:t>
      </w:r>
      <w:r w:rsidR="008B3449">
        <w:rPr>
          <w:lang w:val="ru-RU"/>
        </w:rPr>
        <w:t xml:space="preserve"> </w:t>
      </w:r>
      <w:r w:rsidR="008B3449" w:rsidRPr="008B3449">
        <w:rPr>
          <w:i/>
          <w:iCs/>
          <w:lang w:val="ru-RU"/>
        </w:rPr>
        <w:t>Это</w:t>
      </w:r>
      <w:r w:rsidR="008B3449">
        <w:rPr>
          <w:lang w:val="ru-RU"/>
        </w:rPr>
        <w:t xml:space="preserve"> </w:t>
      </w:r>
      <w:r w:rsidR="008B3449" w:rsidRPr="008B3449">
        <w:rPr>
          <w:i/>
          <w:iCs/>
          <w:lang w:val="ru-RU"/>
        </w:rPr>
        <w:t>важный, но тонкий момент</w:t>
      </w:r>
      <w:r w:rsidR="008B3449">
        <w:rPr>
          <w:lang w:val="ru-RU"/>
        </w:rPr>
        <w:t xml:space="preserve">, рассмотренный детально в следующем разделе. </w:t>
      </w:r>
    </w:p>
    <w:p w14:paraId="7D715447" w14:textId="06D59241" w:rsidR="00C64647" w:rsidRDefault="008B3449">
      <w:pPr>
        <w:spacing w:after="385"/>
        <w:ind w:right="0"/>
      </w:pPr>
      <w:r w:rsidRPr="008B3449">
        <w:t>Движение в направлении потока связано с прикладной теорией массового обслуживания, вытягивающими системам и многим другим. Поняв это, люди могу двигать систему в направлении протока с помощью небольших партий работ, меньших размеров очередей и сокращения вариативности.</w:t>
      </w:r>
      <w:r w:rsidR="00AC35B1">
        <w:t xml:space="preserve"> </w:t>
      </w:r>
    </w:p>
    <w:p w14:paraId="7FBB2A51" w14:textId="7EE753A7" w:rsidR="00C64647" w:rsidRPr="00D74059" w:rsidRDefault="00D74059" w:rsidP="00D74059">
      <w:pPr>
        <w:pStyle w:val="Heading2"/>
        <w:rPr>
          <w:lang w:val="ru-RU"/>
        </w:rPr>
      </w:pPr>
      <w:r>
        <w:rPr>
          <w:lang w:val="ru-RU"/>
        </w:rPr>
        <w:t>Косвенные</w:t>
      </w:r>
      <w:r w:rsidRPr="00D74059">
        <w:rPr>
          <w:lang w:val="ru-RU"/>
        </w:rPr>
        <w:t xml:space="preserve"> </w:t>
      </w:r>
      <w:r>
        <w:rPr>
          <w:lang w:val="ru-RU"/>
        </w:rPr>
        <w:t>Преимущества</w:t>
      </w:r>
      <w:r w:rsidRPr="00D74059">
        <w:rPr>
          <w:lang w:val="ru-RU"/>
        </w:rPr>
        <w:t xml:space="preserve"> </w:t>
      </w:r>
      <w:r>
        <w:rPr>
          <w:lang w:val="ru-RU"/>
        </w:rPr>
        <w:t>Уменьшения</w:t>
      </w:r>
      <w:r w:rsidRPr="00D74059">
        <w:rPr>
          <w:lang w:val="ru-RU"/>
        </w:rPr>
        <w:t xml:space="preserve"> </w:t>
      </w:r>
      <w:r>
        <w:rPr>
          <w:lang w:val="ru-RU"/>
        </w:rPr>
        <w:t>Размера Партии и Времени Цикла</w:t>
      </w:r>
    </w:p>
    <w:p w14:paraId="4A534F73" w14:textId="53CCB31A" w:rsidR="00C64647" w:rsidRDefault="00F420B5">
      <w:pPr>
        <w:ind w:right="0"/>
      </w:pPr>
      <w:r>
        <w:rPr>
          <w:lang w:val="ru-RU"/>
        </w:rPr>
        <w:t>Зачем</w:t>
      </w:r>
      <w:r w:rsidRPr="00F420B5">
        <w:rPr>
          <w:lang w:val="ru-RU"/>
        </w:rPr>
        <w:t xml:space="preserve"> </w:t>
      </w:r>
      <w:r>
        <w:rPr>
          <w:lang w:val="ru-RU"/>
        </w:rPr>
        <w:t>работать</w:t>
      </w:r>
      <w:r w:rsidRPr="00F420B5">
        <w:rPr>
          <w:lang w:val="ru-RU"/>
        </w:rPr>
        <w:t xml:space="preserve"> </w:t>
      </w:r>
      <w:r>
        <w:rPr>
          <w:lang w:val="ru-RU"/>
        </w:rPr>
        <w:t>с</w:t>
      </w:r>
      <w:r w:rsidRPr="00F420B5">
        <w:rPr>
          <w:lang w:val="ru-RU"/>
        </w:rPr>
        <w:t xml:space="preserve"> </w:t>
      </w:r>
      <w:r>
        <w:rPr>
          <w:lang w:val="ru-RU"/>
        </w:rPr>
        <w:t>мелкими</w:t>
      </w:r>
      <w:r w:rsidRPr="00F420B5">
        <w:rPr>
          <w:lang w:val="ru-RU"/>
        </w:rPr>
        <w:t xml:space="preserve"> </w:t>
      </w:r>
      <w:r>
        <w:rPr>
          <w:lang w:val="ru-RU"/>
        </w:rPr>
        <w:t>партиями</w:t>
      </w:r>
      <w:r w:rsidRPr="00F420B5">
        <w:rPr>
          <w:lang w:val="ru-RU"/>
        </w:rPr>
        <w:t xml:space="preserve"> </w:t>
      </w:r>
      <w:r>
        <w:rPr>
          <w:lang w:val="ru-RU"/>
        </w:rPr>
        <w:t>в большом количестве</w:t>
      </w:r>
      <w:r w:rsidRPr="00F420B5">
        <w:rPr>
          <w:lang w:val="ru-RU"/>
        </w:rPr>
        <w:t xml:space="preserve"> </w:t>
      </w:r>
      <w:r>
        <w:rPr>
          <w:lang w:val="ru-RU"/>
        </w:rPr>
        <w:t>коротких циклов</w:t>
      </w:r>
      <w:r w:rsidR="00AC35B1">
        <w:t xml:space="preserve">? </w:t>
      </w:r>
      <w:r>
        <w:rPr>
          <w:lang w:val="ru-RU"/>
        </w:rPr>
        <w:t>Разве</w:t>
      </w:r>
      <w:r w:rsidRPr="00F420B5">
        <w:rPr>
          <w:lang w:val="ru-RU"/>
        </w:rPr>
        <w:t xml:space="preserve"> </w:t>
      </w:r>
      <w:r>
        <w:rPr>
          <w:lang w:val="ru-RU"/>
        </w:rPr>
        <w:t>это</w:t>
      </w:r>
      <w:r w:rsidRPr="00F420B5">
        <w:rPr>
          <w:lang w:val="ru-RU"/>
        </w:rPr>
        <w:t xml:space="preserve"> </w:t>
      </w:r>
      <w:r>
        <w:rPr>
          <w:lang w:val="ru-RU"/>
        </w:rPr>
        <w:t>не</w:t>
      </w:r>
      <w:r w:rsidRPr="00F420B5">
        <w:rPr>
          <w:lang w:val="ru-RU"/>
        </w:rPr>
        <w:t xml:space="preserve"> </w:t>
      </w:r>
      <w:r>
        <w:rPr>
          <w:lang w:val="ru-RU"/>
        </w:rPr>
        <w:t>увеличивает</w:t>
      </w:r>
      <w:r w:rsidRPr="00F420B5">
        <w:rPr>
          <w:lang w:val="ru-RU"/>
        </w:rPr>
        <w:t xml:space="preserve"> </w:t>
      </w:r>
      <w:r>
        <w:rPr>
          <w:lang w:val="ru-RU"/>
        </w:rPr>
        <w:t>накладные</w:t>
      </w:r>
      <w:r w:rsidRPr="00F420B5">
        <w:rPr>
          <w:lang w:val="ru-RU"/>
        </w:rPr>
        <w:t xml:space="preserve"> </w:t>
      </w:r>
      <w:r>
        <w:rPr>
          <w:lang w:val="ru-RU"/>
        </w:rPr>
        <w:t>расходы</w:t>
      </w:r>
      <w:r w:rsidR="00AC35B1">
        <w:t xml:space="preserve"> </w:t>
      </w:r>
      <w:r>
        <w:rPr>
          <w:lang w:val="ru-RU"/>
        </w:rPr>
        <w:t>в связи с имеющимися в каждом цикле операционными затратами</w:t>
      </w:r>
      <w:r w:rsidR="00AC35B1">
        <w:t xml:space="preserve">? </w:t>
      </w:r>
      <w:r>
        <w:rPr>
          <w:lang w:val="ru-RU"/>
        </w:rPr>
        <w:t>Люди</w:t>
      </w:r>
      <w:r w:rsidRPr="00F420B5">
        <w:rPr>
          <w:lang w:val="ru-RU"/>
        </w:rPr>
        <w:t xml:space="preserve">, </w:t>
      </w:r>
      <w:r>
        <w:rPr>
          <w:lang w:val="ru-RU"/>
        </w:rPr>
        <w:t>которые</w:t>
      </w:r>
      <w:r w:rsidRPr="00F420B5">
        <w:rPr>
          <w:lang w:val="ru-RU"/>
        </w:rPr>
        <w:t xml:space="preserve"> </w:t>
      </w:r>
      <w:r>
        <w:rPr>
          <w:lang w:val="ru-RU"/>
        </w:rPr>
        <w:t>задают</w:t>
      </w:r>
      <w:r w:rsidRPr="00F420B5">
        <w:rPr>
          <w:lang w:val="ru-RU"/>
        </w:rPr>
        <w:t xml:space="preserve"> </w:t>
      </w:r>
      <w:r>
        <w:rPr>
          <w:lang w:val="ru-RU"/>
        </w:rPr>
        <w:t>такой</w:t>
      </w:r>
      <w:r w:rsidRPr="00F420B5">
        <w:rPr>
          <w:lang w:val="ru-RU"/>
        </w:rPr>
        <w:t xml:space="preserve"> </w:t>
      </w:r>
      <w:r>
        <w:rPr>
          <w:lang w:val="ru-RU"/>
        </w:rPr>
        <w:t>вопрос</w:t>
      </w:r>
      <w:r w:rsidRPr="00F420B5">
        <w:rPr>
          <w:lang w:val="ru-RU"/>
        </w:rPr>
        <w:t xml:space="preserve"> </w:t>
      </w:r>
      <w:r>
        <w:rPr>
          <w:lang w:val="ru-RU"/>
        </w:rPr>
        <w:t>могли</w:t>
      </w:r>
      <w:r w:rsidRPr="00F420B5">
        <w:rPr>
          <w:lang w:val="ru-RU"/>
        </w:rPr>
        <w:t xml:space="preserve"> </w:t>
      </w:r>
      <w:r>
        <w:rPr>
          <w:lang w:val="ru-RU"/>
        </w:rPr>
        <w:t>ещё</w:t>
      </w:r>
      <w:r w:rsidRPr="00F420B5">
        <w:rPr>
          <w:lang w:val="ru-RU"/>
        </w:rPr>
        <w:t xml:space="preserve"> </w:t>
      </w:r>
      <w:r w:rsidR="00022837">
        <w:rPr>
          <w:lang w:val="ru-RU"/>
        </w:rPr>
        <w:t xml:space="preserve">не </w:t>
      </w:r>
      <w:r>
        <w:rPr>
          <w:lang w:val="ru-RU"/>
        </w:rPr>
        <w:t>оцени</w:t>
      </w:r>
      <w:r w:rsidR="00022837">
        <w:rPr>
          <w:lang w:val="ru-RU"/>
        </w:rPr>
        <w:t>ть</w:t>
      </w:r>
      <w:r>
        <w:rPr>
          <w:lang w:val="ru-RU"/>
        </w:rPr>
        <w:t xml:space="preserve"> достоинства небольших партий в коротких циклах</w:t>
      </w:r>
      <w:r w:rsidR="00AC35B1">
        <w:t>:</w:t>
      </w:r>
    </w:p>
    <w:p w14:paraId="791BC983" w14:textId="5567A91E" w:rsidR="00C64647" w:rsidRDefault="00AC35B1">
      <w:pPr>
        <w:spacing w:after="111"/>
        <w:ind w:left="480" w:right="0" w:hanging="240"/>
      </w:pPr>
      <w:r>
        <w:rPr>
          <w:rFonts w:ascii="Segoe UI Symbol" w:eastAsia="Segoe UI Symbol" w:hAnsi="Segoe UI Symbol" w:cs="Segoe UI Symbol"/>
          <w:sz w:val="16"/>
        </w:rPr>
        <w:t xml:space="preserve">❑ </w:t>
      </w:r>
      <w:r w:rsidR="004D70BD" w:rsidRPr="004D70BD">
        <w:rPr>
          <w:i/>
          <w:iCs/>
        </w:rPr>
        <w:t>Общее</w:t>
      </w:r>
      <w:r w:rsidR="004D70BD" w:rsidRPr="004D70BD">
        <w:t xml:space="preserve"> глобальное сокращение времени релизного цикла, которое может случиться благодаря ликвидации очередей и применению практик управления очередями, таким образом многие циклы становятся короче.</w:t>
      </w:r>
    </w:p>
    <w:p w14:paraId="3A0EA585" w14:textId="76928246" w:rsidR="00C64647" w:rsidRDefault="00AC35B1">
      <w:pPr>
        <w:spacing w:after="111"/>
        <w:ind w:left="480" w:right="0" w:hanging="240"/>
      </w:pPr>
      <w:r>
        <w:rPr>
          <w:rFonts w:ascii="Segoe UI Symbol" w:eastAsia="Segoe UI Symbol" w:hAnsi="Segoe UI Symbol" w:cs="Segoe UI Symbol"/>
          <w:sz w:val="16"/>
        </w:rPr>
        <w:t xml:space="preserve">❑ </w:t>
      </w:r>
      <w:r w:rsidR="004D70BD" w:rsidRPr="004D70BD">
        <w:t xml:space="preserve">Устранение </w:t>
      </w:r>
      <w:r w:rsidR="004D70BD" w:rsidRPr="004D70BD">
        <w:rPr>
          <w:b/>
          <w:bCs/>
        </w:rPr>
        <w:t>пакетной задержки</w:t>
      </w:r>
      <w:r w:rsidR="004D70BD" w:rsidRPr="004D70BD">
        <w:t>, когда одна небольшая новая функциональность неоправданно сдерживается из-за того, что она связанна с большой партией других требований. Устранение этого переводит вас на следующую ступень свободы, что позволяет поставлять меньший продукт раньше с выскоприоритетной функциональностью.</w:t>
      </w:r>
    </w:p>
    <w:p w14:paraId="5EF0ADC4" w14:textId="4D046A53" w:rsidR="00D74059" w:rsidRDefault="00AC35B1">
      <w:pPr>
        <w:ind w:left="480" w:right="0" w:hanging="240"/>
      </w:pPr>
      <w:r>
        <w:rPr>
          <w:rFonts w:ascii="Segoe UI Symbol" w:eastAsia="Segoe UI Symbol" w:hAnsi="Segoe UI Symbol" w:cs="Segoe UI Symbol"/>
          <w:sz w:val="16"/>
        </w:rPr>
        <w:t>❑</w:t>
      </w:r>
      <w:r w:rsidR="002F1270">
        <w:rPr>
          <w:rFonts w:ascii="Segoe UI Symbol" w:eastAsia="Segoe UI Symbol" w:hAnsi="Segoe UI Symbol" w:cs="Segoe UI Symbol"/>
          <w:sz w:val="16"/>
          <w:lang w:val="ru-RU"/>
        </w:rPr>
        <w:t xml:space="preserve"> </w:t>
      </w:r>
      <w:r w:rsidR="002F1270">
        <w:rPr>
          <w:lang w:val="ru-RU"/>
        </w:rPr>
        <w:t>И по</w:t>
      </w:r>
      <w:r w:rsidR="002F1270" w:rsidRPr="002F1270">
        <w:t xml:space="preserve">следнее, но при этом не менее важное, существуют </w:t>
      </w:r>
      <w:r w:rsidR="002F1270" w:rsidRPr="002F1270">
        <w:rPr>
          <w:i/>
          <w:iCs/>
        </w:rPr>
        <w:t>косвенные</w:t>
      </w:r>
      <w:r w:rsidR="002F1270" w:rsidRPr="002F1270">
        <w:t xml:space="preserve"> преимущества благодаря эффекту </w:t>
      </w:r>
      <w:r w:rsidR="002F1270" w:rsidRPr="002F1270">
        <w:rPr>
          <w:i/>
          <w:iCs/>
        </w:rPr>
        <w:t>“камни в озере”</w:t>
      </w:r>
      <w:r w:rsidR="002F1270" w:rsidRPr="002F1270">
        <w:t>, описанному ниже.</w:t>
      </w:r>
    </w:p>
    <w:p w14:paraId="258403D1" w14:textId="77777777" w:rsidR="00D74059" w:rsidRDefault="00D74059">
      <w:pPr>
        <w:spacing w:after="0" w:line="240" w:lineRule="auto"/>
        <w:ind w:left="0" w:right="0" w:firstLine="0"/>
        <w:jc w:val="left"/>
      </w:pPr>
      <w:r>
        <w:br w:type="page"/>
      </w:r>
    </w:p>
    <w:p w14:paraId="524718DC" w14:textId="24AD30FA" w:rsidR="00C64647" w:rsidRPr="004A348E" w:rsidRDefault="004A348E" w:rsidP="004A348E">
      <w:pPr>
        <w:pStyle w:val="Heading3"/>
      </w:pPr>
      <w:r w:rsidRPr="004A348E">
        <w:lastRenderedPageBreak/>
        <w:t>Косвенные Преимущества: Метафора о Камнях в Озере</w:t>
      </w:r>
    </w:p>
    <w:p w14:paraId="48307A90" w14:textId="424A99DD" w:rsidR="00C64647" w:rsidRDefault="00AC35B1" w:rsidP="001011BB">
      <w:pPr>
        <w:spacing w:after="207" w:line="240" w:lineRule="auto"/>
        <w:ind w:left="-5" w:right="-14"/>
      </w:pPr>
      <w:r>
        <w:rPr>
          <w:noProof/>
        </w:rPr>
        <w:drawing>
          <wp:anchor distT="0" distB="0" distL="114300" distR="114300" simplePos="0" relativeHeight="251667456" behindDoc="0" locked="0" layoutInCell="1" allowOverlap="0" wp14:anchorId="497AA224" wp14:editId="00AB2DC0">
            <wp:simplePos x="0" y="0"/>
            <wp:positionH relativeFrom="column">
              <wp:posOffset>76238</wp:posOffset>
            </wp:positionH>
            <wp:positionV relativeFrom="paragraph">
              <wp:posOffset>84843</wp:posOffset>
            </wp:positionV>
            <wp:extent cx="1969008" cy="1408176"/>
            <wp:effectExtent l="0" t="0" r="0" b="0"/>
            <wp:wrapSquare wrapText="bothSides"/>
            <wp:docPr id="38704" name="Picture 38704"/>
            <wp:cNvGraphicFramePr/>
            <a:graphic xmlns:a="http://schemas.openxmlformats.org/drawingml/2006/main">
              <a:graphicData uri="http://schemas.openxmlformats.org/drawingml/2006/picture">
                <pic:pic xmlns:pic="http://schemas.openxmlformats.org/drawingml/2006/picture">
                  <pic:nvPicPr>
                    <pic:cNvPr id="38704" name="Picture 38704"/>
                    <pic:cNvPicPr/>
                  </pic:nvPicPr>
                  <pic:blipFill>
                    <a:blip r:embed="rId26"/>
                    <a:stretch>
                      <a:fillRect/>
                    </a:stretch>
                  </pic:blipFill>
                  <pic:spPr>
                    <a:xfrm>
                      <a:off x="0" y="0"/>
                      <a:ext cx="1969008" cy="1408176"/>
                    </a:xfrm>
                    <a:prstGeom prst="rect">
                      <a:avLst/>
                    </a:prstGeom>
                  </pic:spPr>
                </pic:pic>
              </a:graphicData>
            </a:graphic>
          </wp:anchor>
        </w:drawing>
      </w:r>
      <w:r w:rsidR="001011BB" w:rsidRPr="001011BB">
        <w:t xml:space="preserve">Метафора из бережливого подхода: </w:t>
      </w:r>
      <w:r w:rsidR="001011BB" w:rsidRPr="001011BB">
        <w:rPr>
          <w:b/>
          <w:bCs/>
        </w:rPr>
        <w:t>камни в озере</w:t>
      </w:r>
      <w:r w:rsidR="001011BB" w:rsidRPr="001011BB">
        <w:t>. Глубина озера представляется в виде количества запасов, размеров партий, длины итерации, или времени цикла. Когда вода в озере высока (большие объёмы партий, или количество запасов, или длина итерации), многие подводные камни скрыты на дне озера. Эти камни представляют собой недостатки. Например, рассмотрим восемнадцатимесячный цикл релиза с масштабным пакетом изменений; неэффективное тестирование, интеграция, плохое взаимодействие скрыты под “поверхностью” такого длинного цикла и такого огромного пакета требований. Но если бы мы работали с этой группой и попросили бы их: “Пожалуйста, создавайте готовый к поставке небольшой набор новой функциональности каждые две недели,” то все неэффективные практики неожиданно стали бы болезненно очевидными.</w:t>
      </w:r>
      <w:r>
        <w:t xml:space="preserve"> </w:t>
      </w:r>
    </w:p>
    <w:p w14:paraId="06DAB045" w14:textId="69453786" w:rsidR="00C64647" w:rsidRDefault="001011BB" w:rsidP="001011BB">
      <w:pPr>
        <w:spacing w:after="207" w:line="240" w:lineRule="auto"/>
        <w:ind w:left="-5" w:right="-14"/>
      </w:pPr>
      <w:r w:rsidRPr="001011BB">
        <w:t xml:space="preserve">Говоря другими словами, </w:t>
      </w:r>
      <w:r w:rsidRPr="001011BB">
        <w:rPr>
          <w:i/>
          <w:iCs/>
        </w:rPr>
        <w:t>операционные затраты</w:t>
      </w:r>
      <w:r w:rsidRPr="001011BB">
        <w:t xml:space="preserve"> (накладные расходы) из предыдущего цикла процесса становятся неприемлемыми. Эта боль затем станет позывом к улучшению, поскольку люди не смогут вынести повторения этого снова и снова, в каждом коротком цикле, и на само</w:t>
      </w:r>
      <w:r>
        <w:rPr>
          <w:lang w:val="ru-RU"/>
        </w:rPr>
        <w:t>м</w:t>
      </w:r>
      <w:r w:rsidRPr="001011BB">
        <w:t xml:space="preserve"> деле </w:t>
      </w:r>
      <w:r>
        <w:rPr>
          <w:lang w:val="ru-RU"/>
        </w:rPr>
        <w:t>старые неэффективные практики</w:t>
      </w:r>
      <w:r w:rsidRPr="001011BB">
        <w:t xml:space="preserve"> мо</w:t>
      </w:r>
      <w:r>
        <w:rPr>
          <w:lang w:val="ru-RU"/>
        </w:rPr>
        <w:t>гут</w:t>
      </w:r>
      <w:r w:rsidRPr="001011BB">
        <w:t xml:space="preserve"> </w:t>
      </w:r>
      <w:r>
        <w:rPr>
          <w:lang w:val="ru-RU"/>
        </w:rPr>
        <w:t xml:space="preserve">оказаться </w:t>
      </w:r>
      <w:r w:rsidRPr="001011BB">
        <w:t xml:space="preserve">просто </w:t>
      </w:r>
      <w:r>
        <w:rPr>
          <w:lang w:val="ru-RU"/>
        </w:rPr>
        <w:t>недопустимыми</w:t>
      </w:r>
      <w:r w:rsidRPr="001011BB">
        <w:t xml:space="preserve"> для целей</w:t>
      </w:r>
      <w:r>
        <w:rPr>
          <w:lang w:val="ru-RU"/>
        </w:rPr>
        <w:t>, обозначенных в рамках цикла</w:t>
      </w:r>
      <w:r w:rsidRPr="001011BB">
        <w:t>.</w:t>
      </w:r>
    </w:p>
    <w:p w14:paraId="0EA90543" w14:textId="0F64B18A" w:rsidR="00C64647" w:rsidRDefault="003F4E98">
      <w:pPr>
        <w:ind w:right="0"/>
      </w:pPr>
      <w:r w:rsidRPr="003F4E98">
        <w:t xml:space="preserve">Эта динамика была ключевой в подходе </w:t>
      </w:r>
      <w:r w:rsidR="00AC35B1">
        <w:t>Toyota</w:t>
      </w:r>
      <w:r>
        <w:rPr>
          <w:lang w:val="ru-RU"/>
        </w:rPr>
        <w:t xml:space="preserve"> </w:t>
      </w:r>
      <w:r w:rsidRPr="003F4E98">
        <w:t>к непрерывному совершенствованию</w:t>
      </w:r>
      <w:r w:rsidR="00AC35B1">
        <w:t>.</w:t>
      </w:r>
    </w:p>
    <w:p w14:paraId="053B85AE" w14:textId="1FDAE580" w:rsidR="00C64647" w:rsidRDefault="003F4E98">
      <w:pPr>
        <w:ind w:right="0"/>
      </w:pPr>
      <w:r w:rsidRPr="003F4E98">
        <w:rPr>
          <w:i/>
        </w:rPr>
        <w:t>Совет</w:t>
      </w:r>
      <w:r w:rsidRPr="003F4E98">
        <w:rPr>
          <w:iCs/>
        </w:rPr>
        <w:t>: Не все ‘камни’ достаточно большие, чтобы быть замеченными сразу. Путь бережливого подхода</w:t>
      </w:r>
      <w:r>
        <w:rPr>
          <w:iCs/>
          <w:lang w:val="ru-RU"/>
        </w:rPr>
        <w:t xml:space="preserve"> </w:t>
      </w:r>
      <w:r w:rsidRPr="003F4E98">
        <w:rPr>
          <w:iCs/>
        </w:rPr>
        <w:t xml:space="preserve">заключается в том, чтобы </w:t>
      </w:r>
      <w:r w:rsidRPr="003F4E98">
        <w:rPr>
          <w:i/>
        </w:rPr>
        <w:t>начать с больших камней</w:t>
      </w:r>
      <w:r w:rsidRPr="003F4E98">
        <w:rPr>
          <w:iCs/>
        </w:rPr>
        <w:t>, которые наиболее болезненны, однако, по всей видимости, подвержены устранению, и со временем уже работать с меньшими препятствиями.</w:t>
      </w:r>
    </w:p>
    <w:p w14:paraId="57840960" w14:textId="261D6760" w:rsidR="003F4E98" w:rsidRDefault="003F4E98">
      <w:pPr>
        <w:ind w:right="0"/>
      </w:pPr>
      <w:r w:rsidRPr="003F4E98">
        <w:t>Диаграмма причинно-следственных циклов на Рис. 1.6. иллюстрирует эффект камней на дне озера в терминах модели системной динамики:</w:t>
      </w:r>
    </w:p>
    <w:p w14:paraId="63EA98B9" w14:textId="77777777" w:rsidR="003F4E98" w:rsidRDefault="003F4E98">
      <w:pPr>
        <w:spacing w:after="0" w:line="240" w:lineRule="auto"/>
        <w:ind w:left="0" w:right="0" w:firstLine="0"/>
        <w:jc w:val="left"/>
      </w:pPr>
      <w:r>
        <w:br w:type="page"/>
      </w:r>
    </w:p>
    <w:p w14:paraId="7F68854F" w14:textId="536D608A" w:rsidR="00C64647" w:rsidRPr="003F4E98" w:rsidRDefault="003F4E98" w:rsidP="008C43BA">
      <w:pPr>
        <w:spacing w:after="360" w:line="264" w:lineRule="auto"/>
        <w:ind w:left="-6" w:right="0" w:hanging="11"/>
        <w:jc w:val="left"/>
        <w:rPr>
          <w:lang w:val="ru-RU"/>
        </w:rPr>
      </w:pPr>
      <w:r>
        <w:rPr>
          <w:rFonts w:ascii="Arial" w:eastAsia="Arial" w:hAnsi="Arial" w:cs="Arial"/>
          <w:sz w:val="16"/>
          <w:lang w:val="ru-RU"/>
        </w:rPr>
        <w:lastRenderedPageBreak/>
        <w:t>Рис</w:t>
      </w:r>
      <w:r w:rsidR="00AC35B1">
        <w:rPr>
          <w:rFonts w:ascii="Arial" w:eastAsia="Arial" w:hAnsi="Arial" w:cs="Arial"/>
          <w:sz w:val="16"/>
        </w:rPr>
        <w:t xml:space="preserve"> 1.6 </w:t>
      </w:r>
      <w:r>
        <w:rPr>
          <w:rFonts w:ascii="Arial" w:eastAsia="Arial" w:hAnsi="Arial" w:cs="Arial"/>
          <w:sz w:val="16"/>
          <w:lang w:val="ru-RU"/>
        </w:rPr>
        <w:t>косвенные</w:t>
      </w:r>
      <w:r w:rsidRPr="003F4E98">
        <w:rPr>
          <w:rFonts w:ascii="Arial" w:eastAsia="Arial" w:hAnsi="Arial" w:cs="Arial"/>
          <w:sz w:val="16"/>
          <w:lang w:val="ru-RU"/>
        </w:rPr>
        <w:t xml:space="preserve"> </w:t>
      </w:r>
      <w:r>
        <w:rPr>
          <w:rFonts w:ascii="Arial" w:eastAsia="Arial" w:hAnsi="Arial" w:cs="Arial"/>
          <w:sz w:val="16"/>
          <w:lang w:val="ru-RU"/>
        </w:rPr>
        <w:t>и</w:t>
      </w:r>
      <w:r w:rsidRPr="003F4E98">
        <w:rPr>
          <w:rFonts w:ascii="Arial" w:eastAsia="Arial" w:hAnsi="Arial" w:cs="Arial"/>
          <w:sz w:val="16"/>
          <w:lang w:val="ru-RU"/>
        </w:rPr>
        <w:t xml:space="preserve"> </w:t>
      </w:r>
      <w:r>
        <w:rPr>
          <w:rFonts w:ascii="Arial" w:eastAsia="Arial" w:hAnsi="Arial" w:cs="Arial"/>
          <w:sz w:val="16"/>
          <w:lang w:val="ru-RU"/>
        </w:rPr>
        <w:t>отложенные</w:t>
      </w:r>
      <w:r w:rsidRPr="003F4E98">
        <w:rPr>
          <w:rFonts w:ascii="Arial" w:eastAsia="Arial" w:hAnsi="Arial" w:cs="Arial"/>
          <w:sz w:val="16"/>
          <w:lang w:val="ru-RU"/>
        </w:rPr>
        <w:t xml:space="preserve"> </w:t>
      </w:r>
      <w:r>
        <w:rPr>
          <w:rFonts w:ascii="Arial" w:eastAsia="Arial" w:hAnsi="Arial" w:cs="Arial"/>
          <w:sz w:val="16"/>
          <w:lang w:val="ru-RU"/>
        </w:rPr>
        <w:t>преимущества</w:t>
      </w:r>
      <w:r w:rsidRPr="003F4E98">
        <w:rPr>
          <w:rFonts w:ascii="Arial" w:eastAsia="Arial" w:hAnsi="Arial" w:cs="Arial"/>
          <w:sz w:val="16"/>
          <w:lang w:val="ru-RU"/>
        </w:rPr>
        <w:t xml:space="preserve"> </w:t>
      </w:r>
      <w:r>
        <w:rPr>
          <w:rFonts w:ascii="Arial" w:eastAsia="Arial" w:hAnsi="Arial" w:cs="Arial"/>
          <w:sz w:val="16"/>
          <w:lang w:val="ru-RU"/>
        </w:rPr>
        <w:t>уменьшений размеров партий и времени</w:t>
      </w:r>
      <w:r w:rsidR="00AC35B1">
        <w:rPr>
          <w:rFonts w:ascii="Arial" w:eastAsia="Arial" w:hAnsi="Arial" w:cs="Arial"/>
          <w:sz w:val="16"/>
        </w:rPr>
        <w:t xml:space="preserve"> </w:t>
      </w:r>
      <w:r>
        <w:rPr>
          <w:rFonts w:ascii="Arial" w:eastAsia="Arial" w:hAnsi="Arial" w:cs="Arial"/>
          <w:sz w:val="16"/>
          <w:lang w:val="ru-RU"/>
        </w:rPr>
        <w:t>цикла</w:t>
      </w:r>
    </w:p>
    <w:p w14:paraId="67CF14F1" w14:textId="38FC36A9" w:rsidR="00D74059" w:rsidRDefault="00714E39" w:rsidP="008C43BA">
      <w:pPr>
        <w:spacing w:after="0" w:line="259" w:lineRule="auto"/>
        <w:ind w:left="0" w:right="-2586" w:firstLine="0"/>
        <w:jc w:val="left"/>
      </w:pPr>
      <w:r w:rsidRPr="00714E39">
        <w:rPr>
          <w:noProof/>
        </w:rPr>
        <w:drawing>
          <wp:inline distT="0" distB="0" distL="0" distR="0" wp14:anchorId="3EC9C324" wp14:editId="6D7D82D4">
            <wp:extent cx="5612130" cy="495490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954905"/>
                    </a:xfrm>
                    <a:prstGeom prst="rect">
                      <a:avLst/>
                    </a:prstGeom>
                  </pic:spPr>
                </pic:pic>
              </a:graphicData>
            </a:graphic>
          </wp:inline>
        </w:drawing>
      </w:r>
    </w:p>
    <w:p w14:paraId="746900BD" w14:textId="77777777" w:rsidR="00D74059" w:rsidRPr="00557DE8" w:rsidRDefault="00D74059">
      <w:pPr>
        <w:spacing w:after="0" w:line="240" w:lineRule="auto"/>
        <w:ind w:left="0" w:right="0" w:firstLine="0"/>
        <w:jc w:val="left"/>
        <w:rPr>
          <w:lang w:val="ru-RU"/>
        </w:rPr>
      </w:pPr>
      <w:r>
        <w:br w:type="page"/>
      </w:r>
    </w:p>
    <w:p w14:paraId="0E635B76" w14:textId="692A1477" w:rsidR="00C64647" w:rsidRPr="00557DE8" w:rsidRDefault="00557DE8" w:rsidP="00557DE8">
      <w:pPr>
        <w:pStyle w:val="Heading2"/>
      </w:pPr>
      <w:r w:rsidRPr="00557DE8">
        <w:lastRenderedPageBreak/>
        <w:t>Вытягивающие Системы</w:t>
      </w:r>
    </w:p>
    <w:p w14:paraId="14B885A7" w14:textId="15CE9AA4" w:rsidR="00C64647" w:rsidRDefault="00AC35B1">
      <w:pPr>
        <w:ind w:right="0"/>
      </w:pPr>
      <w:r>
        <w:rPr>
          <w:noProof/>
        </w:rPr>
        <w:drawing>
          <wp:anchor distT="0" distB="0" distL="114300" distR="114300" simplePos="0" relativeHeight="251668480" behindDoc="0" locked="0" layoutInCell="1" allowOverlap="0" wp14:anchorId="278C7406" wp14:editId="2843C6D8">
            <wp:simplePos x="0" y="0"/>
            <wp:positionH relativeFrom="column">
              <wp:posOffset>15240</wp:posOffset>
            </wp:positionH>
            <wp:positionV relativeFrom="paragraph">
              <wp:posOffset>126336</wp:posOffset>
            </wp:positionV>
            <wp:extent cx="865632" cy="1115568"/>
            <wp:effectExtent l="0" t="0" r="0" b="0"/>
            <wp:wrapSquare wrapText="bothSides"/>
            <wp:docPr id="38707" name="Picture 38707"/>
            <wp:cNvGraphicFramePr/>
            <a:graphic xmlns:a="http://schemas.openxmlformats.org/drawingml/2006/main">
              <a:graphicData uri="http://schemas.openxmlformats.org/drawingml/2006/picture">
                <pic:pic xmlns:pic="http://schemas.openxmlformats.org/drawingml/2006/picture">
                  <pic:nvPicPr>
                    <pic:cNvPr id="38707" name="Picture 38707"/>
                    <pic:cNvPicPr/>
                  </pic:nvPicPr>
                  <pic:blipFill>
                    <a:blip r:embed="rId28"/>
                    <a:stretch>
                      <a:fillRect/>
                    </a:stretch>
                  </pic:blipFill>
                  <pic:spPr>
                    <a:xfrm>
                      <a:off x="0" y="0"/>
                      <a:ext cx="865632" cy="1115568"/>
                    </a:xfrm>
                    <a:prstGeom prst="rect">
                      <a:avLst/>
                    </a:prstGeom>
                  </pic:spPr>
                </pic:pic>
              </a:graphicData>
            </a:graphic>
          </wp:anchor>
        </w:drawing>
      </w:r>
      <w:r w:rsidR="00557DE8" w:rsidRPr="00557DE8">
        <w:rPr>
          <w:b/>
        </w:rPr>
        <w:t>Вытягивание против выталкивания</w:t>
      </w:r>
      <w:r w:rsidR="00557DE8" w:rsidRPr="00557DE8">
        <w:rPr>
          <w:bCs/>
        </w:rPr>
        <w:t xml:space="preserve"> — Рассмотрим некий процесс производства и продажи ноутбуков. В чистой </w:t>
      </w:r>
      <w:r w:rsidR="00557DE8" w:rsidRPr="00557DE8">
        <w:rPr>
          <w:b/>
        </w:rPr>
        <w:t>вытягивающей системе</w:t>
      </w:r>
      <w:r w:rsidRPr="009F6D99">
        <w:rPr>
          <w:szCs w:val="20"/>
          <w:vertAlign w:val="superscript"/>
        </w:rPr>
        <w:footnoteReference w:id="18"/>
      </w:r>
      <w:r>
        <w:t xml:space="preserve"> </w:t>
      </w:r>
      <w:r w:rsidR="00557DE8" w:rsidRPr="00557DE8">
        <w:t>не будет производиться или храниться на складе ни один ноутбук, пока не будет получен заказ от клиента. Нулевые запасы</w:t>
      </w:r>
      <w:r w:rsidRPr="009F6D99">
        <w:rPr>
          <w:szCs w:val="20"/>
          <w:vertAlign w:val="superscript"/>
        </w:rPr>
        <w:footnoteReference w:id="19"/>
      </w:r>
      <w:r w:rsidR="00557DE8" w:rsidRPr="00557DE8">
        <w:t xml:space="preserve"> </w:t>
      </w:r>
      <w:r w:rsidR="009B6F46" w:rsidRPr="00557DE8">
        <w:rPr>
          <w:bCs/>
        </w:rPr>
        <w:t>—</w:t>
      </w:r>
      <w:r w:rsidR="009B6F46">
        <w:rPr>
          <w:bCs/>
          <w:lang w:val="ru-RU"/>
        </w:rPr>
        <w:t xml:space="preserve"> </w:t>
      </w:r>
      <w:r w:rsidR="00557DE8" w:rsidRPr="00557DE8">
        <w:t>это</w:t>
      </w:r>
      <w:r w:rsidR="009B6F46">
        <w:rPr>
          <w:lang w:val="ru-RU"/>
        </w:rPr>
        <w:t xml:space="preserve"> </w:t>
      </w:r>
      <w:r w:rsidR="00557DE8" w:rsidRPr="00557DE8">
        <w:t>цель и работа выполняется только в ответ на ‘вытягивающий’ сигнал от заказчика. Это ключевое значение вытягивания: Производство в ответ на сигнал от ‘заказчика’, а иначе ожидать или улучшаться. Примеры вытягиваний? Печать только заказа на двадцать книг или приготовление только одного блюда в ресторане.</w:t>
      </w:r>
    </w:p>
    <w:p w14:paraId="05EC0B99" w14:textId="086333FF" w:rsidR="00C64647" w:rsidRDefault="00AB6EAC">
      <w:pPr>
        <w:ind w:right="0"/>
      </w:pPr>
      <w:r w:rsidRPr="00AB6EAC">
        <w:rPr>
          <w:i/>
        </w:rPr>
        <w:t>Но вытягивающая система гораздо глубже этого</w:t>
      </w:r>
      <w:r w:rsidRPr="00AB6EAC">
        <w:rPr>
          <w:iCs/>
        </w:rPr>
        <w:t xml:space="preserve"> — под ‘клиентом’ подразумевается не только конечный клиент. Напротив, в </w:t>
      </w:r>
      <w:commentRangeStart w:id="114"/>
      <w:r w:rsidRPr="00AB6EAC">
        <w:rPr>
          <w:iCs/>
        </w:rPr>
        <w:t>много</w:t>
      </w:r>
      <w:del w:id="115" w:author="Пользователь" w:date="2020-09-27T07:42:00Z">
        <w:r w:rsidRPr="00AB6EAC" w:rsidDel="00986D00">
          <w:rPr>
            <w:iCs/>
          </w:rPr>
          <w:delText>-</w:delText>
        </w:r>
      </w:del>
      <w:r w:rsidRPr="00AB6EAC">
        <w:rPr>
          <w:iCs/>
        </w:rPr>
        <w:t>этапном</w:t>
      </w:r>
      <w:commentRangeEnd w:id="114"/>
      <w:r w:rsidR="00D76F29">
        <w:rPr>
          <w:rStyle w:val="CommentReference"/>
        </w:rPr>
        <w:commentReference w:id="114"/>
      </w:r>
      <w:r w:rsidRPr="00AB6EAC">
        <w:rPr>
          <w:iCs/>
        </w:rPr>
        <w:t xml:space="preserve"> процессе, когда одна команда на предшествующем этапе выполняет часть работы перед командой на последующем этапе, команда на последующем этапе является клиентом для команды на предшествующем этапе. В чистой вытягивающей системе на предшествующем этапе ничего</w:t>
      </w:r>
      <w:r>
        <w:rPr>
          <w:iCs/>
          <w:lang w:val="ru-RU"/>
        </w:rPr>
        <w:t xml:space="preserve"> не производится</w:t>
      </w:r>
      <w:r w:rsidRPr="00AB6EAC">
        <w:rPr>
          <w:iCs/>
        </w:rPr>
        <w:t xml:space="preserve">, пока </w:t>
      </w:r>
      <w:r>
        <w:rPr>
          <w:iCs/>
          <w:lang w:val="ru-RU"/>
        </w:rPr>
        <w:t xml:space="preserve">с </w:t>
      </w:r>
      <w:r w:rsidRPr="00AB6EAC">
        <w:rPr>
          <w:iCs/>
        </w:rPr>
        <w:t>последующ</w:t>
      </w:r>
      <w:r>
        <w:rPr>
          <w:iCs/>
          <w:lang w:val="ru-RU"/>
        </w:rPr>
        <w:t>его</w:t>
      </w:r>
      <w:r w:rsidRPr="00AB6EAC">
        <w:rPr>
          <w:iCs/>
        </w:rPr>
        <w:t xml:space="preserve"> </w:t>
      </w:r>
      <w:r>
        <w:rPr>
          <w:iCs/>
          <w:lang w:val="ru-RU"/>
        </w:rPr>
        <w:t xml:space="preserve">этапа не поступит </w:t>
      </w:r>
      <w:r w:rsidRPr="00AB6EAC">
        <w:rPr>
          <w:iCs/>
        </w:rPr>
        <w:t>запрос на вытягивание.</w:t>
      </w:r>
    </w:p>
    <w:p w14:paraId="4B859B56" w14:textId="756ED685" w:rsidR="00C64647" w:rsidRDefault="00AC35B1">
      <w:pPr>
        <w:ind w:right="0"/>
      </w:pPr>
      <w:r>
        <w:rPr>
          <w:noProof/>
        </w:rPr>
        <w:drawing>
          <wp:anchor distT="0" distB="0" distL="114300" distR="114300" simplePos="0" relativeHeight="251669504" behindDoc="0" locked="0" layoutInCell="1" allowOverlap="0" wp14:anchorId="43EA8BD3" wp14:editId="18030129">
            <wp:simplePos x="0" y="0"/>
            <wp:positionH relativeFrom="column">
              <wp:posOffset>18294</wp:posOffset>
            </wp:positionH>
            <wp:positionV relativeFrom="paragraph">
              <wp:posOffset>44486</wp:posOffset>
            </wp:positionV>
            <wp:extent cx="1341120" cy="1066800"/>
            <wp:effectExtent l="0" t="0" r="0" b="0"/>
            <wp:wrapSquare wrapText="bothSides"/>
            <wp:docPr id="38708" name="Picture 38708"/>
            <wp:cNvGraphicFramePr/>
            <a:graphic xmlns:a="http://schemas.openxmlformats.org/drawingml/2006/main">
              <a:graphicData uri="http://schemas.openxmlformats.org/drawingml/2006/picture">
                <pic:pic xmlns:pic="http://schemas.openxmlformats.org/drawingml/2006/picture">
                  <pic:nvPicPr>
                    <pic:cNvPr id="38708" name="Picture 38708"/>
                    <pic:cNvPicPr/>
                  </pic:nvPicPr>
                  <pic:blipFill>
                    <a:blip r:embed="rId29"/>
                    <a:stretch>
                      <a:fillRect/>
                    </a:stretch>
                  </pic:blipFill>
                  <pic:spPr>
                    <a:xfrm>
                      <a:off x="0" y="0"/>
                      <a:ext cx="1341120" cy="1066800"/>
                    </a:xfrm>
                    <a:prstGeom prst="rect">
                      <a:avLst/>
                    </a:prstGeom>
                  </pic:spPr>
                </pic:pic>
              </a:graphicData>
            </a:graphic>
          </wp:anchor>
        </w:drawing>
      </w:r>
      <w:r w:rsidR="009E1DE7">
        <w:rPr>
          <w:lang w:val="ru-RU"/>
        </w:rPr>
        <w:t>С другой стороны,</w:t>
      </w:r>
      <w:r w:rsidR="0093382B">
        <w:rPr>
          <w:lang w:val="ru-RU"/>
        </w:rPr>
        <w:t xml:space="preserve"> в</w:t>
      </w:r>
      <w:r w:rsidR="0093382B" w:rsidRPr="0093382B">
        <w:t xml:space="preserve"> </w:t>
      </w:r>
      <w:r w:rsidR="0093382B" w:rsidRPr="0093382B">
        <w:rPr>
          <w:b/>
          <w:bCs/>
        </w:rPr>
        <w:t>выталкивающей системе</w:t>
      </w:r>
      <w:r w:rsidR="0093382B" w:rsidRPr="0093382B">
        <w:t>, наоборот, заранее производят и хранят ноутбуки в надежде на заказы, а затем пытаются продать (вытолкнуть) их заказчикам. В многоэтапном процессе предшествующие команды создают запасы частично сделанной работы для последующих команд. Любой вид накопленных запасов — пиццы, большие детализированные планы, книги, спецификации на множество функций, ценность которых сомнительна — связаны с выталкивающими системами.</w:t>
      </w:r>
    </w:p>
    <w:p w14:paraId="5BC73C8A" w14:textId="7519A060" w:rsidR="00C64647" w:rsidRDefault="0093382B" w:rsidP="0093382B">
      <w:pPr>
        <w:ind w:right="0"/>
      </w:pPr>
      <w:r w:rsidRPr="0093382B">
        <w:t xml:space="preserve">Стратегии управления ресурсами, которые фокусируются на высокой утилизации рабочих — фокус на </w:t>
      </w:r>
      <w:r w:rsidRPr="0093382B">
        <w:rPr>
          <w:i/>
          <w:iCs/>
        </w:rPr>
        <w:t>наблюдении за бегунами</w:t>
      </w:r>
      <w:r w:rsidRPr="0093382B">
        <w:t xml:space="preserve"> вместо </w:t>
      </w:r>
      <w:r w:rsidRPr="0093382B">
        <w:rPr>
          <w:i/>
          <w:iCs/>
        </w:rPr>
        <w:t>наблюдения за эстафетной палочкой</w:t>
      </w:r>
      <w:r w:rsidRPr="0093382B">
        <w:t xml:space="preserve"> — создают среду, в которой люди будут создавать большие запасы различных вещей (</w:t>
      </w:r>
      <w:r>
        <w:rPr>
          <w:lang w:val="ru-RU"/>
        </w:rPr>
        <w:t>аналитические документы</w:t>
      </w:r>
      <w:r w:rsidRPr="0093382B">
        <w:t xml:space="preserve">, дизайн систем, </w:t>
      </w:r>
      <w:r>
        <w:rPr>
          <w:lang w:val="ru-RU"/>
        </w:rPr>
        <w:t>…</w:t>
      </w:r>
      <w:r w:rsidRPr="0093382B">
        <w:t>) в соответствии с выталкивающей моделью.</w:t>
      </w:r>
    </w:p>
    <w:p w14:paraId="056A571F" w14:textId="4776F834" w:rsidR="006A4ABB" w:rsidRDefault="006A4ABB">
      <w:pPr>
        <w:ind w:right="0"/>
        <w:rPr>
          <w:bCs/>
        </w:rPr>
      </w:pPr>
      <w:r w:rsidRPr="006A4ABB">
        <w:rPr>
          <w:b/>
        </w:rPr>
        <w:t>Выявление ошибок</w:t>
      </w:r>
      <w:r w:rsidRPr="006A4ABB">
        <w:rPr>
          <w:bCs/>
        </w:rPr>
        <w:t xml:space="preserve"> — Если вы создаёте только </w:t>
      </w:r>
      <w:r w:rsidRPr="006A4ABB">
        <w:rPr>
          <w:bCs/>
          <w:i/>
          <w:iCs/>
        </w:rPr>
        <w:t>одну</w:t>
      </w:r>
      <w:r w:rsidRPr="006A4ABB">
        <w:rPr>
          <w:bCs/>
        </w:rPr>
        <w:t xml:space="preserve"> вещь в ответ на </w:t>
      </w:r>
      <w:r w:rsidRPr="006A4ABB">
        <w:rPr>
          <w:bCs/>
          <w:i/>
          <w:iCs/>
        </w:rPr>
        <w:t>вытягивающий</w:t>
      </w:r>
      <w:r w:rsidRPr="006A4ABB">
        <w:rPr>
          <w:bCs/>
        </w:rPr>
        <w:t xml:space="preserve"> запрос от ‘заказчика’ (в данном контексте, ваш заказчик - это кто угодно на последующих этапах вплоть до конечного клиента), и клиент потребляет её быстро, любые </w:t>
      </w:r>
      <w:r w:rsidRPr="006A4ABB">
        <w:rPr>
          <w:bCs/>
          <w:i/>
          <w:iCs/>
        </w:rPr>
        <w:t>ошибки</w:t>
      </w:r>
      <w:r w:rsidRPr="006A4ABB">
        <w:rPr>
          <w:bCs/>
        </w:rPr>
        <w:t xml:space="preserve"> в этой одной вещи — допущенные либо по случайности, либо на этапе проектирования — быстро обнаруживаются. Это может привести к дальнейшему системному улучшению, если люди имеют образ мышления “остановись и исправь”. В выталкивающей системе, наоборот, дефекты скрываются в неизрасходованных запасах (</w:t>
      </w:r>
      <w:r>
        <w:rPr>
          <w:bCs/>
          <w:lang w:val="ru-RU"/>
        </w:rPr>
        <w:t>документации</w:t>
      </w:r>
      <w:r w:rsidRPr="006A4ABB">
        <w:rPr>
          <w:bCs/>
        </w:rPr>
        <w:t xml:space="preserve">, …). Например, выталкивание большой партии </w:t>
      </w:r>
      <w:r>
        <w:rPr>
          <w:bCs/>
          <w:lang w:val="ru-RU"/>
        </w:rPr>
        <w:t>спроектированных решений</w:t>
      </w:r>
      <w:r w:rsidRPr="006A4ABB">
        <w:rPr>
          <w:bCs/>
        </w:rPr>
        <w:t xml:space="preserve"> задержит обнаружение недоразумений или проблем, потому что потребуется много времени, прежде чем они будут реализованы и оценены клиентом.</w:t>
      </w:r>
    </w:p>
    <w:p w14:paraId="413B2C13" w14:textId="77777777" w:rsidR="006A4ABB" w:rsidRDefault="006A4ABB">
      <w:pPr>
        <w:spacing w:after="0" w:line="240" w:lineRule="auto"/>
        <w:ind w:left="0" w:right="0" w:firstLine="0"/>
        <w:jc w:val="left"/>
        <w:rPr>
          <w:bCs/>
        </w:rPr>
      </w:pPr>
      <w:r>
        <w:rPr>
          <w:bCs/>
        </w:rPr>
        <w:br w:type="page"/>
      </w:r>
    </w:p>
    <w:p w14:paraId="5B9D03B2" w14:textId="4B556423" w:rsidR="00C64647" w:rsidRDefault="00C30BA8">
      <w:pPr>
        <w:spacing w:after="215"/>
        <w:ind w:right="0"/>
      </w:pPr>
      <w:r w:rsidRPr="00C30BA8">
        <w:rPr>
          <w:b/>
        </w:rPr>
        <w:lastRenderedPageBreak/>
        <w:t>Принимайте решения как можно позднее</w:t>
      </w:r>
      <w:r w:rsidRPr="00C30BA8">
        <w:rPr>
          <w:bCs/>
        </w:rPr>
        <w:t xml:space="preserve"> — В вытягивающих системах вы не принимаете решения рано, как раз наоборот — вы </w:t>
      </w:r>
      <w:r w:rsidRPr="00C30BA8">
        <w:rPr>
          <w:b/>
        </w:rPr>
        <w:t>“решаете как можно позднее”</w:t>
      </w:r>
      <w:r w:rsidRPr="00C30BA8">
        <w:rPr>
          <w:bCs/>
        </w:rPr>
        <w:t xml:space="preserve"> и </w:t>
      </w:r>
      <w:r w:rsidRPr="00C30BA8">
        <w:rPr>
          <w:b/>
        </w:rPr>
        <w:t>“завершаете изменения в самый последний ответственный момент”</w:t>
      </w:r>
      <w:r w:rsidRPr="00C30BA8">
        <w:rPr>
          <w:bCs/>
          <w:lang w:val="ru-RU"/>
        </w:rPr>
        <w:t xml:space="preserve"> [Smith07]</w:t>
      </w:r>
      <w:r w:rsidRPr="00C30BA8">
        <w:rPr>
          <w:bCs/>
        </w:rPr>
        <w:t>. При таком подходе вы располагаете максимально бóльшей информацией для принятия обоснованного решения. Вы не теряете ресурсы на ненужные запасы или на преждевременные решения, и это обязательно, или как минимум должно, отразиться на вашей реакции при обнаружении новых вводных.</w:t>
      </w:r>
    </w:p>
    <w:p w14:paraId="31A3AFC9" w14:textId="1357D24C" w:rsidR="00C64647" w:rsidRDefault="00C30BA8">
      <w:pPr>
        <w:spacing w:after="217"/>
        <w:ind w:right="0"/>
      </w:pPr>
      <w:r w:rsidRPr="00C30BA8">
        <w:rPr>
          <w:b/>
        </w:rPr>
        <w:t xml:space="preserve">Небольшие объёмы партий могут привести к радикальным улучшениям </w:t>
      </w:r>
      <w:r w:rsidR="00AC35B1">
        <w:t>—</w:t>
      </w:r>
      <w:r w:rsidRPr="00C30BA8">
        <w:t xml:space="preserve"> как раскрывается в </w:t>
      </w:r>
      <w:r>
        <w:rPr>
          <w:lang w:val="ru-RU"/>
        </w:rPr>
        <w:t>разделе</w:t>
      </w:r>
      <w:r w:rsidRPr="00C30BA8">
        <w:t xml:space="preserve"> </w:t>
      </w:r>
      <w:r>
        <w:t>“</w:t>
      </w:r>
      <w:r w:rsidRPr="00C30BA8">
        <w:t>Косвенные Преимущества Уменьшения Размеров Партий и Времени Цикла</w:t>
      </w:r>
      <w:r>
        <w:t>”</w:t>
      </w:r>
      <w:r w:rsidR="00AC35B1">
        <w:t xml:space="preserve"> </w:t>
      </w:r>
      <w:r>
        <w:rPr>
          <w:lang w:val="ru-RU"/>
        </w:rPr>
        <w:t>на</w:t>
      </w:r>
      <w:r w:rsidR="00AC35B1">
        <w:t xml:space="preserve"> </w:t>
      </w:r>
      <w:r>
        <w:rPr>
          <w:lang w:val="ru-RU"/>
        </w:rPr>
        <w:t>стр.</w:t>
      </w:r>
      <w:r w:rsidR="00AC35B1">
        <w:t xml:space="preserve"> 27.</w:t>
      </w:r>
    </w:p>
    <w:p w14:paraId="6F9B8FFA" w14:textId="400353A3" w:rsidR="00C64647" w:rsidRDefault="00C30BA8">
      <w:pPr>
        <w:spacing w:after="215"/>
        <w:ind w:right="0"/>
      </w:pPr>
      <w:r w:rsidRPr="00C30BA8">
        <w:t>Таким образом, вытягивающие системы различными способами поддерживают движение в направлении потока.</w:t>
      </w:r>
    </w:p>
    <w:p w14:paraId="3DEF617B" w14:textId="1F132369" w:rsidR="00C64647" w:rsidRDefault="00C30BA8">
      <w:pPr>
        <w:spacing w:after="409"/>
        <w:ind w:right="0"/>
      </w:pPr>
      <w:r w:rsidRPr="00C30BA8">
        <w:rPr>
          <w:b/>
        </w:rPr>
        <w:t xml:space="preserve">Избегайте ложной дихотомии </w:t>
      </w:r>
      <w:r w:rsidR="00AC35B1">
        <w:t>—</w:t>
      </w:r>
      <w:r w:rsidRPr="00C30BA8">
        <w:t xml:space="preserve"> </w:t>
      </w:r>
      <w:r>
        <w:rPr>
          <w:lang w:val="ru-RU"/>
        </w:rPr>
        <w:t>К</w:t>
      </w:r>
      <w:r w:rsidRPr="00C30BA8">
        <w:t>атегорическ</w:t>
      </w:r>
      <w:r>
        <w:rPr>
          <w:lang w:val="ru-RU"/>
        </w:rPr>
        <w:t>ое</w:t>
      </w:r>
      <w:r w:rsidRPr="00C30BA8">
        <w:t xml:space="preserve"> утвержд</w:t>
      </w:r>
      <w:r>
        <w:rPr>
          <w:lang w:val="ru-RU"/>
        </w:rPr>
        <w:t>ение</w:t>
      </w:r>
      <w:r w:rsidRPr="00C30BA8">
        <w:t>, что вытягивание это хорошо, а</w:t>
      </w:r>
      <w:r>
        <w:rPr>
          <w:lang w:val="ru-RU"/>
        </w:rPr>
        <w:t xml:space="preserve"> выталкивание это плохо было бы </w:t>
      </w:r>
      <w:r>
        <w:rPr>
          <w:i/>
          <w:lang w:val="ru-RU"/>
        </w:rPr>
        <w:t>ложной дихотомией</w:t>
      </w:r>
      <w:r w:rsidR="00AC35B1">
        <w:rPr>
          <w:i/>
        </w:rPr>
        <w:t>.</w:t>
      </w:r>
      <w:r w:rsidR="00AC35B1">
        <w:t xml:space="preserve"> </w:t>
      </w:r>
      <w:r w:rsidRPr="00C30BA8">
        <w:t xml:space="preserve">Обычно из-за некоторых жестких ограничений </w:t>
      </w:r>
      <w:r w:rsidR="00AC35B1">
        <w:t>(</w:t>
      </w:r>
      <w:r w:rsidRPr="00C30BA8">
        <w:t>например</w:t>
      </w:r>
      <w:r w:rsidR="00AC35B1">
        <w:t xml:space="preserve">, </w:t>
      </w:r>
      <w:r w:rsidRPr="00C30BA8">
        <w:t>скорость транспортировки</w:t>
      </w:r>
      <w:r w:rsidR="00AC35B1">
        <w:t xml:space="preserve">), </w:t>
      </w:r>
      <w:r>
        <w:rPr>
          <w:lang w:val="ru-RU"/>
        </w:rPr>
        <w:t xml:space="preserve">некоторые запасы или небольшое выталкивание может оказаться полезным </w:t>
      </w:r>
      <w:r w:rsidR="00AC35B1">
        <w:t>—</w:t>
      </w:r>
      <w:r>
        <w:rPr>
          <w:lang w:val="ru-RU"/>
        </w:rPr>
        <w:t xml:space="preserve"> </w:t>
      </w:r>
      <w:r>
        <w:rPr>
          <w:i/>
          <w:lang w:val="ru-RU"/>
        </w:rPr>
        <w:t>временно необходимые расходы</w:t>
      </w:r>
      <w:r w:rsidR="00AC35B1">
        <w:t xml:space="preserve">. </w:t>
      </w:r>
      <w:r w:rsidR="00EC0973">
        <w:rPr>
          <w:lang w:val="ru-RU"/>
        </w:rPr>
        <w:t>Дилерские</w:t>
      </w:r>
      <w:r w:rsidR="00EC0973" w:rsidRPr="00EC0973">
        <w:rPr>
          <w:lang w:val="ru-RU"/>
        </w:rPr>
        <w:t xml:space="preserve"> </w:t>
      </w:r>
      <w:r w:rsidR="00EC0973">
        <w:rPr>
          <w:lang w:val="ru-RU"/>
        </w:rPr>
        <w:t>центы</w:t>
      </w:r>
      <w:r w:rsidR="00EC0973" w:rsidRPr="00EC0973">
        <w:rPr>
          <w:lang w:val="ru-RU"/>
        </w:rPr>
        <w:t xml:space="preserve"> </w:t>
      </w:r>
      <w:r w:rsidR="00AC35B1">
        <w:t>Toyota (</w:t>
      </w:r>
      <w:r w:rsidR="00EC0973">
        <w:rPr>
          <w:lang w:val="ru-RU"/>
        </w:rPr>
        <w:t>за</w:t>
      </w:r>
      <w:r w:rsidR="00EC0973" w:rsidRPr="00EC0973">
        <w:rPr>
          <w:lang w:val="ru-RU"/>
        </w:rPr>
        <w:t xml:space="preserve"> </w:t>
      </w:r>
      <w:r w:rsidR="00EC0973">
        <w:rPr>
          <w:lang w:val="ru-RU"/>
        </w:rPr>
        <w:t>пределами</w:t>
      </w:r>
      <w:r w:rsidR="00EC0973" w:rsidRPr="00EC0973">
        <w:rPr>
          <w:lang w:val="ru-RU"/>
        </w:rPr>
        <w:t xml:space="preserve"> </w:t>
      </w:r>
      <w:r w:rsidR="00EC0973">
        <w:rPr>
          <w:lang w:val="ru-RU"/>
        </w:rPr>
        <w:t>Японии</w:t>
      </w:r>
      <w:r w:rsidR="00AC35B1">
        <w:t xml:space="preserve">) </w:t>
      </w:r>
      <w:r w:rsidR="00EC0973">
        <w:rPr>
          <w:lang w:val="ru-RU"/>
        </w:rPr>
        <w:t>держат</w:t>
      </w:r>
      <w:r w:rsidR="00EC0973" w:rsidRPr="00EC0973">
        <w:rPr>
          <w:lang w:val="ru-RU"/>
        </w:rPr>
        <w:t xml:space="preserve"> </w:t>
      </w:r>
      <w:r w:rsidR="00EC0973">
        <w:rPr>
          <w:lang w:val="ru-RU"/>
        </w:rPr>
        <w:t>в</w:t>
      </w:r>
      <w:r w:rsidR="00EC0973" w:rsidRPr="00EC0973">
        <w:rPr>
          <w:lang w:val="ru-RU"/>
        </w:rPr>
        <w:t xml:space="preserve"> </w:t>
      </w:r>
      <w:r w:rsidR="00EC0973">
        <w:rPr>
          <w:lang w:val="ru-RU"/>
        </w:rPr>
        <w:t>запасе</w:t>
      </w:r>
      <w:r w:rsidR="00EC0973" w:rsidRPr="00EC0973">
        <w:rPr>
          <w:lang w:val="ru-RU"/>
        </w:rPr>
        <w:t xml:space="preserve"> </w:t>
      </w:r>
      <w:r w:rsidR="00EC0973">
        <w:rPr>
          <w:lang w:val="ru-RU"/>
        </w:rPr>
        <w:t>некоторое</w:t>
      </w:r>
      <w:r w:rsidR="00EC0973" w:rsidRPr="00EC0973">
        <w:rPr>
          <w:lang w:val="ru-RU"/>
        </w:rPr>
        <w:t xml:space="preserve"> </w:t>
      </w:r>
      <w:r w:rsidR="00EC0973">
        <w:rPr>
          <w:lang w:val="ru-RU"/>
        </w:rPr>
        <w:t>количество</w:t>
      </w:r>
      <w:r w:rsidR="00EC0973" w:rsidRPr="00EC0973">
        <w:rPr>
          <w:lang w:val="ru-RU"/>
        </w:rPr>
        <w:t xml:space="preserve"> </w:t>
      </w:r>
      <w:r w:rsidR="00EC0973">
        <w:rPr>
          <w:lang w:val="ru-RU"/>
        </w:rPr>
        <w:t>автомобилей, поскольку зарубежные покупатели иногда хотят посмотреть</w:t>
      </w:r>
      <w:r w:rsidR="00AC35B1">
        <w:t xml:space="preserve">, </w:t>
      </w:r>
      <w:r w:rsidR="00EC0973">
        <w:rPr>
          <w:lang w:val="ru-RU"/>
        </w:rPr>
        <w:t>купить и уехать на новой машине сразу же</w:t>
      </w:r>
      <w:r w:rsidR="00AC35B1">
        <w:t>.</w:t>
      </w:r>
    </w:p>
    <w:p w14:paraId="237B88AC" w14:textId="0281F3F0" w:rsidR="00C64647" w:rsidRPr="00242042" w:rsidRDefault="006A1679" w:rsidP="00242042">
      <w:pPr>
        <w:pStyle w:val="Heading2"/>
      </w:pPr>
      <w:r>
        <w:rPr>
          <w:lang w:val="ru-RU"/>
        </w:rPr>
        <w:t>Остановись</w:t>
      </w:r>
      <w:r w:rsidRPr="00780D45">
        <w:rPr>
          <w:lang w:val="ru-RU"/>
        </w:rPr>
        <w:t xml:space="preserve"> </w:t>
      </w:r>
      <w:r>
        <w:rPr>
          <w:lang w:val="ru-RU"/>
        </w:rPr>
        <w:t>и</w:t>
      </w:r>
      <w:r w:rsidRPr="00780D45">
        <w:rPr>
          <w:lang w:val="ru-RU"/>
        </w:rPr>
        <w:t xml:space="preserve"> </w:t>
      </w:r>
      <w:r>
        <w:rPr>
          <w:lang w:val="ru-RU"/>
        </w:rPr>
        <w:t>Исправь</w:t>
      </w:r>
    </w:p>
    <w:p w14:paraId="5536F1EB" w14:textId="6AA6CFF7" w:rsidR="00C64647" w:rsidRDefault="00713F6C">
      <w:pPr>
        <w:spacing w:after="217"/>
        <w:ind w:right="0"/>
      </w:pPr>
      <w:r>
        <w:rPr>
          <w:lang w:val="ru-RU"/>
        </w:rPr>
        <w:t>Люди</w:t>
      </w:r>
      <w:r w:rsidRPr="00713F6C">
        <w:rPr>
          <w:lang w:val="ru-RU"/>
        </w:rPr>
        <w:t xml:space="preserve"> </w:t>
      </w:r>
      <w:r>
        <w:rPr>
          <w:lang w:val="ru-RU"/>
        </w:rPr>
        <w:t>в</w:t>
      </w:r>
      <w:r w:rsidRPr="00713F6C">
        <w:rPr>
          <w:lang w:val="ru-RU"/>
        </w:rPr>
        <w:t xml:space="preserve"> </w:t>
      </w:r>
      <w:r w:rsidR="00AC35B1">
        <w:t xml:space="preserve">Toyota </w:t>
      </w:r>
      <w:r>
        <w:rPr>
          <w:lang w:val="ru-RU"/>
        </w:rPr>
        <w:t>обучаются</w:t>
      </w:r>
      <w:r w:rsidRPr="00713F6C">
        <w:rPr>
          <w:lang w:val="ru-RU"/>
        </w:rPr>
        <w:t xml:space="preserve"> </w:t>
      </w:r>
      <w:r>
        <w:rPr>
          <w:lang w:val="ru-RU"/>
        </w:rPr>
        <w:t>менеджерами</w:t>
      </w:r>
      <w:r w:rsidRPr="00713F6C">
        <w:rPr>
          <w:lang w:val="ru-RU"/>
        </w:rPr>
        <w:t>-</w:t>
      </w:r>
      <w:r>
        <w:rPr>
          <w:lang w:val="ru-RU"/>
        </w:rPr>
        <w:t>учителями</w:t>
      </w:r>
      <w:ins w:id="116" w:author="Пользователь" w:date="2020-09-27T07:43:00Z">
        <w:r w:rsidR="00986D00">
          <w:rPr>
            <w:lang w:val="ru-RU"/>
          </w:rPr>
          <w:t>,</w:t>
        </w:r>
      </w:ins>
      <w:commentRangeStart w:id="117"/>
      <w:commentRangeStart w:id="118"/>
      <w:r w:rsidRPr="00713F6C">
        <w:rPr>
          <w:lang w:val="ru-RU"/>
        </w:rPr>
        <w:t xml:space="preserve"> </w:t>
      </w:r>
      <w:r>
        <w:rPr>
          <w:lang w:val="ru-RU"/>
        </w:rPr>
        <w:t>чтобы</w:t>
      </w:r>
      <w:r w:rsidRPr="00713F6C">
        <w:rPr>
          <w:lang w:val="ru-RU"/>
        </w:rPr>
        <w:t xml:space="preserve"> </w:t>
      </w:r>
      <w:r>
        <w:rPr>
          <w:lang w:val="ru-RU"/>
        </w:rPr>
        <w:t>сделать</w:t>
      </w:r>
      <w:r w:rsidRPr="00713F6C">
        <w:rPr>
          <w:lang w:val="ru-RU"/>
        </w:rPr>
        <w:t xml:space="preserve"> </w:t>
      </w:r>
      <w:r>
        <w:rPr>
          <w:lang w:val="ru-RU"/>
        </w:rPr>
        <w:t>паузу</w:t>
      </w:r>
      <w:commentRangeEnd w:id="117"/>
      <w:r w:rsidR="00D76F29">
        <w:rPr>
          <w:rStyle w:val="CommentReference"/>
        </w:rPr>
        <w:commentReference w:id="117"/>
      </w:r>
      <w:commentRangeEnd w:id="118"/>
      <w:r w:rsidR="00986D00">
        <w:rPr>
          <w:rStyle w:val="CommentReference"/>
        </w:rPr>
        <w:commentReference w:id="118"/>
      </w:r>
      <w:r>
        <w:rPr>
          <w:lang w:val="ru-RU"/>
        </w:rPr>
        <w:t>,</w:t>
      </w:r>
      <w:r w:rsidRPr="00713F6C">
        <w:rPr>
          <w:lang w:val="ru-RU"/>
        </w:rPr>
        <w:t xml:space="preserve"> </w:t>
      </w:r>
      <w:r>
        <w:rPr>
          <w:lang w:val="ru-RU"/>
        </w:rPr>
        <w:t>когда возникает дефект или проблема</w:t>
      </w:r>
      <w:r w:rsidR="00AC35B1">
        <w:t xml:space="preserve">. </w:t>
      </w:r>
      <w:r w:rsidRPr="00713F6C">
        <w:t xml:space="preserve">Вместо </w:t>
      </w:r>
      <w:r w:rsidRPr="00713F6C">
        <w:rPr>
          <w:i/>
          <w:iCs/>
        </w:rPr>
        <w:t>исправления на скорую руку</w:t>
      </w:r>
      <w:r w:rsidR="00AC35B1">
        <w:t xml:space="preserve"> (</w:t>
      </w:r>
      <w:r w:rsidRPr="00713F6C">
        <w:t>или</w:t>
      </w:r>
      <w:r>
        <w:rPr>
          <w:lang w:val="ru-RU"/>
        </w:rPr>
        <w:t>,</w:t>
      </w:r>
      <w:r w:rsidRPr="00713F6C">
        <w:t xml:space="preserve"> вообще</w:t>
      </w:r>
      <w:r>
        <w:rPr>
          <w:lang w:val="ru-RU"/>
        </w:rPr>
        <w:t>,</w:t>
      </w:r>
      <w:r w:rsidRPr="00713F6C">
        <w:t xml:space="preserve"> </w:t>
      </w:r>
      <w:r>
        <w:rPr>
          <w:lang w:val="ru-RU"/>
        </w:rPr>
        <w:t xml:space="preserve">вместо того чтобы оставить </w:t>
      </w:r>
      <w:r w:rsidRPr="00713F6C">
        <w:t>проблем</w:t>
      </w:r>
      <w:r>
        <w:rPr>
          <w:lang w:val="ru-RU"/>
        </w:rPr>
        <w:t>у</w:t>
      </w:r>
      <w:r w:rsidRPr="00713F6C">
        <w:t xml:space="preserve"> без внимания</w:t>
      </w:r>
      <w:r w:rsidR="00AC35B1">
        <w:t xml:space="preserve">), </w:t>
      </w:r>
      <w:r w:rsidRPr="00713F6C">
        <w:t>команда проводит митинг кайдзен</w:t>
      </w:r>
      <w:r w:rsidR="00AC35B1">
        <w:t xml:space="preserve"> </w:t>
      </w:r>
      <w:r w:rsidRPr="00713F6C">
        <w:t xml:space="preserve">чтобы разобраться в корневых причинах и затем инициирует шаги для достижения </w:t>
      </w:r>
      <w:r w:rsidR="00BE41C1">
        <w:rPr>
          <w:lang w:val="ru-RU"/>
        </w:rPr>
        <w:t>решения</w:t>
      </w:r>
      <w:r>
        <w:rPr>
          <w:lang w:val="ru-RU"/>
        </w:rPr>
        <w:t xml:space="preserve"> на глубоком уровне</w:t>
      </w:r>
      <w:r w:rsidRPr="00713F6C">
        <w:t xml:space="preserve"> </w:t>
      </w:r>
      <w:r w:rsidR="00AC35B1">
        <w:t>—</w:t>
      </w:r>
      <w:r>
        <w:rPr>
          <w:lang w:val="ru-RU"/>
        </w:rPr>
        <w:t xml:space="preserve"> такого, чтобы в идеале предотвратить повторное возникновение дефектов или проблем и таким образом повышая качество</w:t>
      </w:r>
      <w:r w:rsidR="00AC35B1">
        <w:t>.</w:t>
      </w:r>
    </w:p>
    <w:p w14:paraId="37EBB07E" w14:textId="4100FB5A" w:rsidR="00C64647" w:rsidRDefault="002C3A1C">
      <w:pPr>
        <w:spacing w:after="377"/>
        <w:ind w:right="0"/>
      </w:pPr>
      <w:r w:rsidRPr="002C3A1C">
        <w:t>Например</w:t>
      </w:r>
      <w:r w:rsidR="00AC35B1">
        <w:t xml:space="preserve">, Toyota </w:t>
      </w:r>
      <w:r w:rsidRPr="002C3A1C">
        <w:t xml:space="preserve">знаменита своей практикой </w:t>
      </w:r>
      <w:r w:rsidR="00AC35B1">
        <w:t>“</w:t>
      </w:r>
      <w:r w:rsidRPr="002C3A1C">
        <w:t>остановить линию</w:t>
      </w:r>
      <w:r w:rsidR="00AC35B1">
        <w:t>”</w:t>
      </w:r>
      <w:ins w:id="119" w:author="Пользователь" w:date="2020-09-27T07:43:00Z">
        <w:r w:rsidR="00986D00">
          <w:rPr>
            <w:lang w:val="ru-RU"/>
          </w:rPr>
          <w:t>,</w:t>
        </w:r>
      </w:ins>
      <w:commentRangeStart w:id="120"/>
      <w:r w:rsidR="00AC35B1">
        <w:t xml:space="preserve"> </w:t>
      </w:r>
      <w:commentRangeEnd w:id="120"/>
      <w:r w:rsidR="00D76F29">
        <w:rPr>
          <w:rStyle w:val="CommentReference"/>
        </w:rPr>
        <w:commentReference w:id="120"/>
      </w:r>
      <w:r w:rsidRPr="002C3A1C">
        <w:t>в рамках которой кто угодно может дёрнуть за шнур, когда увидит дефект</w:t>
      </w:r>
      <w:ins w:id="121" w:author="Пользователь" w:date="2020-09-27T07:43:00Z">
        <w:r w:rsidR="00986D00">
          <w:rPr>
            <w:lang w:val="ru-RU"/>
          </w:rPr>
          <w:t>,</w:t>
        </w:r>
      </w:ins>
      <w:commentRangeStart w:id="122"/>
      <w:r w:rsidRPr="002C3A1C">
        <w:t xml:space="preserve"> </w:t>
      </w:r>
      <w:commentRangeEnd w:id="122"/>
      <w:r w:rsidR="00D76F29">
        <w:rPr>
          <w:rStyle w:val="CommentReference"/>
        </w:rPr>
        <w:commentReference w:id="122"/>
      </w:r>
      <w:r w:rsidRPr="002C3A1C">
        <w:t xml:space="preserve">и </w:t>
      </w:r>
      <w:r w:rsidR="00BE41C1">
        <w:rPr>
          <w:lang w:val="ru-RU"/>
        </w:rPr>
        <w:t>весь</w:t>
      </w:r>
      <w:r>
        <w:rPr>
          <w:lang w:val="ru-RU"/>
        </w:rPr>
        <w:t xml:space="preserve"> производственный конвейер остановится</w:t>
      </w:r>
      <w:r w:rsidR="00AC35B1">
        <w:t xml:space="preserve">. </w:t>
      </w:r>
      <w:r>
        <w:rPr>
          <w:lang w:val="ru-RU"/>
        </w:rPr>
        <w:t>Это</w:t>
      </w:r>
      <w:r w:rsidRPr="00780D45">
        <w:rPr>
          <w:lang w:val="ru-RU"/>
        </w:rPr>
        <w:t xml:space="preserve"> </w:t>
      </w:r>
      <w:r>
        <w:rPr>
          <w:lang w:val="ru-RU"/>
        </w:rPr>
        <w:t>первый</w:t>
      </w:r>
      <w:r w:rsidRPr="00780D45">
        <w:rPr>
          <w:lang w:val="ru-RU"/>
        </w:rPr>
        <w:t xml:space="preserve"> </w:t>
      </w:r>
      <w:r>
        <w:rPr>
          <w:lang w:val="ru-RU"/>
        </w:rPr>
        <w:t>шаг</w:t>
      </w:r>
      <w:r w:rsidRPr="00780D45">
        <w:rPr>
          <w:lang w:val="ru-RU"/>
        </w:rPr>
        <w:t xml:space="preserve"> </w:t>
      </w:r>
      <w:r w:rsidR="00BE41C1">
        <w:rPr>
          <w:lang w:val="ru-RU"/>
        </w:rPr>
        <w:t>в</w:t>
      </w:r>
      <w:r w:rsidR="00BE41C1" w:rsidRPr="00780D45">
        <w:rPr>
          <w:lang w:val="ru-RU"/>
        </w:rPr>
        <w:t xml:space="preserve"> </w:t>
      </w:r>
      <w:r w:rsidR="00BE41C1">
        <w:rPr>
          <w:lang w:val="ru-RU"/>
        </w:rPr>
        <w:t>системном</w:t>
      </w:r>
      <w:r w:rsidR="00BE41C1" w:rsidRPr="00780D45">
        <w:rPr>
          <w:lang w:val="ru-RU"/>
        </w:rPr>
        <w:t xml:space="preserve"> </w:t>
      </w:r>
      <w:r w:rsidR="00BE41C1">
        <w:rPr>
          <w:lang w:val="ru-RU"/>
        </w:rPr>
        <w:t>подходе</w:t>
      </w:r>
      <w:r w:rsidR="00BE41C1" w:rsidRPr="00780D45">
        <w:rPr>
          <w:lang w:val="ru-RU"/>
        </w:rPr>
        <w:t xml:space="preserve"> </w:t>
      </w:r>
      <w:r w:rsidR="00BE41C1">
        <w:rPr>
          <w:lang w:val="ru-RU"/>
        </w:rPr>
        <w:t>выстраивания</w:t>
      </w:r>
      <w:r w:rsidR="00BE41C1" w:rsidRPr="00780D45">
        <w:rPr>
          <w:lang w:val="ru-RU"/>
        </w:rPr>
        <w:t xml:space="preserve"> </w:t>
      </w:r>
      <w:r w:rsidR="00BE41C1">
        <w:rPr>
          <w:lang w:val="ru-RU"/>
        </w:rPr>
        <w:t>качества</w:t>
      </w:r>
      <w:r w:rsidR="00AC35B1">
        <w:t xml:space="preserve">. </w:t>
      </w:r>
      <w:r w:rsidR="00BE41C1" w:rsidRPr="00BE41C1">
        <w:t>Другой пример</w:t>
      </w:r>
      <w:r w:rsidR="00AC35B1">
        <w:t xml:space="preserve">: Toyota </w:t>
      </w:r>
      <w:r w:rsidR="00BE41C1" w:rsidRPr="00BE41C1">
        <w:t>приветствует удобные для человека производственные инструменты, которые самостоятельно обнаруживают пробл</w:t>
      </w:r>
      <w:r w:rsidR="00BE41C1">
        <w:rPr>
          <w:lang w:val="ru-RU"/>
        </w:rPr>
        <w:t>е</w:t>
      </w:r>
      <w:r w:rsidR="00BE41C1" w:rsidRPr="00BE41C1">
        <w:t>мы</w:t>
      </w:r>
      <w:r w:rsidR="00AC35B1">
        <w:t xml:space="preserve">, </w:t>
      </w:r>
      <w:r w:rsidR="00BE41C1" w:rsidRPr="00BE41C1">
        <w:t>автоматически останавливают работу и</w:t>
      </w:r>
      <w:r w:rsidR="00AC35B1">
        <w:t xml:space="preserve"> </w:t>
      </w:r>
      <w:r w:rsidR="00BE41C1" w:rsidRPr="00BE41C1">
        <w:t>оповещают люд</w:t>
      </w:r>
      <w:r w:rsidR="00BE41C1">
        <w:rPr>
          <w:lang w:val="ru-RU"/>
        </w:rPr>
        <w:t>ей о проблеме</w:t>
      </w:r>
      <w:r w:rsidR="00AC35B1">
        <w:t xml:space="preserve">. </w:t>
      </w:r>
      <w:r w:rsidR="00BE41C1" w:rsidRPr="00BE41C1">
        <w:t>Вдохновением для этого послужило изобретение Сакичи Тойода (</w:t>
      </w:r>
      <w:r w:rsidR="00AC35B1">
        <w:t>Sakichi Toyoda</w:t>
      </w:r>
      <w:r w:rsidR="00BE41C1" w:rsidRPr="00BE41C1">
        <w:t>)</w:t>
      </w:r>
      <w:ins w:id="123" w:author="Пользователь" w:date="2020-09-27T07:43:00Z">
        <w:r w:rsidR="00986D00">
          <w:rPr>
            <w:lang w:val="ru-RU"/>
          </w:rPr>
          <w:t>,</w:t>
        </w:r>
      </w:ins>
      <w:commentRangeStart w:id="124"/>
      <w:r w:rsidR="00AC35B1">
        <w:t xml:space="preserve"> </w:t>
      </w:r>
      <w:commentRangeEnd w:id="124"/>
      <w:r w:rsidR="00D76F29">
        <w:rPr>
          <w:rStyle w:val="CommentReference"/>
        </w:rPr>
        <w:commentReference w:id="124"/>
      </w:r>
      <w:r w:rsidR="00BE41C1" w:rsidRPr="00BE41C1">
        <w:t>благодаря которому он сделал своё первое состояние, он сделал трацкий станок</w:t>
      </w:r>
      <w:r w:rsidR="00BE41C1">
        <w:rPr>
          <w:lang w:val="ru-RU"/>
        </w:rPr>
        <w:t>,</w:t>
      </w:r>
      <w:r w:rsidR="00BE41C1" w:rsidRPr="00BE41C1">
        <w:t xml:space="preserve"> </w:t>
      </w:r>
      <w:r w:rsidR="00BE41C1">
        <w:rPr>
          <w:lang w:val="ru-RU"/>
        </w:rPr>
        <w:t xml:space="preserve">который автоматически обнаруживает проблему и потом останавливается </w:t>
      </w:r>
      <w:r w:rsidR="00AC35B1">
        <w:t xml:space="preserve">[Hino06]. </w:t>
      </w:r>
      <w:r w:rsidR="00BE41C1">
        <w:rPr>
          <w:lang w:val="ru-RU"/>
        </w:rPr>
        <w:t>Это</w:t>
      </w:r>
      <w:r w:rsidR="00BE41C1" w:rsidRPr="00780D45">
        <w:rPr>
          <w:lang w:val="ru-RU"/>
        </w:rPr>
        <w:t xml:space="preserve"> </w:t>
      </w:r>
      <w:r w:rsidR="00BE41C1">
        <w:rPr>
          <w:lang w:val="ru-RU"/>
        </w:rPr>
        <w:t>бережливая</w:t>
      </w:r>
      <w:r w:rsidR="00BE41C1" w:rsidRPr="00780D45">
        <w:rPr>
          <w:lang w:val="ru-RU"/>
        </w:rPr>
        <w:t xml:space="preserve"> </w:t>
      </w:r>
      <w:r w:rsidR="00BE41C1">
        <w:rPr>
          <w:lang w:val="ru-RU"/>
        </w:rPr>
        <w:t>практика</w:t>
      </w:r>
      <w:r w:rsidR="00BE41C1" w:rsidRPr="00780D45">
        <w:rPr>
          <w:lang w:val="ru-RU"/>
        </w:rPr>
        <w:t xml:space="preserve"> </w:t>
      </w:r>
      <w:r w:rsidR="00BE41C1" w:rsidRPr="00BE41C1">
        <w:rPr>
          <w:b/>
          <w:bCs/>
          <w:lang w:val="ru-RU"/>
        </w:rPr>
        <w:t>дзидока</w:t>
      </w:r>
      <w:r w:rsidR="00AC35B1">
        <w:t>.</w:t>
      </w:r>
      <w:r w:rsidR="00AC35B1" w:rsidRPr="00C10CAD">
        <w:rPr>
          <w:szCs w:val="20"/>
          <w:vertAlign w:val="superscript"/>
        </w:rPr>
        <w:footnoteReference w:id="20"/>
      </w:r>
      <w:r w:rsidR="00BE41C1">
        <w:t xml:space="preserve"> </w:t>
      </w:r>
      <w:r w:rsidR="00BE41C1" w:rsidRPr="00780D45">
        <w:rPr>
          <w:lang w:val="ru-RU"/>
        </w:rPr>
        <w:t>(</w:t>
      </w:r>
      <w:r w:rsidR="00BE41C1" w:rsidRPr="00BE41C1">
        <w:t>jidoka</w:t>
      </w:r>
      <w:r w:rsidR="00BE41C1" w:rsidRPr="00780D45">
        <w:rPr>
          <w:lang w:val="ru-RU"/>
        </w:rPr>
        <w:t>)</w:t>
      </w:r>
    </w:p>
    <w:p w14:paraId="67DEAFBB" w14:textId="7EFC322A" w:rsidR="00C64647" w:rsidRPr="00242042" w:rsidRDefault="00242042" w:rsidP="00242042">
      <w:pPr>
        <w:pStyle w:val="Heading2"/>
      </w:pPr>
      <w:r w:rsidRPr="00242042">
        <w:t>Простое Визуальное Управление</w:t>
      </w:r>
    </w:p>
    <w:p w14:paraId="215501FF" w14:textId="7CE55AE3" w:rsidR="001B3BA8" w:rsidRDefault="00AC35B1" w:rsidP="004F680F">
      <w:pPr>
        <w:ind w:right="0"/>
      </w:pPr>
      <w:r>
        <w:t xml:space="preserve">Toyota </w:t>
      </w:r>
      <w:r w:rsidR="009829C5" w:rsidRPr="009829C5">
        <w:t>делает акцент на просты</w:t>
      </w:r>
      <w:r w:rsidR="009829C5">
        <w:rPr>
          <w:lang w:val="ru-RU"/>
        </w:rPr>
        <w:t>х</w:t>
      </w:r>
      <w:r w:rsidR="009829C5" w:rsidRPr="009829C5">
        <w:t xml:space="preserve"> и БОЛЬШИ</w:t>
      </w:r>
      <w:r w:rsidR="009829C5">
        <w:rPr>
          <w:lang w:val="ru-RU"/>
        </w:rPr>
        <w:t>Х</w:t>
      </w:r>
      <w:r>
        <w:t xml:space="preserve"> </w:t>
      </w:r>
      <w:r w:rsidR="009829C5" w:rsidRPr="009829C5">
        <w:t>визуальны</w:t>
      </w:r>
      <w:r w:rsidR="009829C5">
        <w:rPr>
          <w:lang w:val="ru-RU"/>
        </w:rPr>
        <w:t>х</w:t>
      </w:r>
      <w:r w:rsidR="009829C5" w:rsidRPr="009829C5">
        <w:t xml:space="preserve"> инструмент</w:t>
      </w:r>
      <w:r w:rsidR="009829C5">
        <w:rPr>
          <w:lang w:val="ru-RU"/>
        </w:rPr>
        <w:t>ах,</w:t>
      </w:r>
      <w:r w:rsidR="009829C5" w:rsidRPr="009829C5">
        <w:t xml:space="preserve"> </w:t>
      </w:r>
      <w:r w:rsidR="009829C5">
        <w:rPr>
          <w:lang w:val="ru-RU"/>
        </w:rPr>
        <w:t>которые сигнализируют о проблеме, чтобы начать коммуницировать и координировать систему вытягивания</w:t>
      </w:r>
      <w:r>
        <w:t xml:space="preserve">. </w:t>
      </w:r>
      <w:r w:rsidR="009829C5" w:rsidRPr="009829C5">
        <w:t>Они используют большие дисплеи на стенах</w:t>
      </w:r>
      <w:r>
        <w:t xml:space="preserve">, </w:t>
      </w:r>
      <w:r w:rsidR="009829C5" w:rsidRPr="009829C5">
        <w:t>большие яркие физические цветные карточки</w:t>
      </w:r>
      <w:r w:rsidR="009829C5">
        <w:rPr>
          <w:lang w:val="ru-RU"/>
        </w:rPr>
        <w:t>, которые люди могут</w:t>
      </w:r>
      <w:r w:rsidR="001B3BA8">
        <w:br w:type="page"/>
      </w:r>
    </w:p>
    <w:p w14:paraId="65089098" w14:textId="3177FE95" w:rsidR="00C64647" w:rsidRPr="004119B2" w:rsidRDefault="009829C5">
      <w:pPr>
        <w:ind w:right="0"/>
        <w:rPr>
          <w:lang w:val="ru-RU"/>
        </w:rPr>
      </w:pPr>
      <w:r>
        <w:rPr>
          <w:lang w:val="ru-RU"/>
        </w:rPr>
        <w:lastRenderedPageBreak/>
        <w:t>потрогать, подвигать</w:t>
      </w:r>
      <w:r>
        <w:t xml:space="preserve"> </w:t>
      </w:r>
      <w:r>
        <w:rPr>
          <w:lang w:val="ru-RU"/>
        </w:rPr>
        <w:t>и тому подобное</w:t>
      </w:r>
      <w:r w:rsidR="00AC35B1">
        <w:t xml:space="preserve">. </w:t>
      </w:r>
      <w:r w:rsidRPr="009829C5">
        <w:t xml:space="preserve">Ключевые аспекты здесь: </w:t>
      </w:r>
      <w:r w:rsidRPr="009829C5">
        <w:rPr>
          <w:i/>
        </w:rPr>
        <w:t>легкость в рассмотрении с дистанции</w:t>
      </w:r>
      <w:r w:rsidR="00AC35B1">
        <w:rPr>
          <w:i/>
        </w:rPr>
        <w:t xml:space="preserve">, </w:t>
      </w:r>
      <w:r>
        <w:rPr>
          <w:i/>
          <w:lang w:val="ru-RU"/>
        </w:rPr>
        <w:t>физические жетоны</w:t>
      </w:r>
      <w:r w:rsidR="00AC35B1">
        <w:rPr>
          <w:i/>
        </w:rPr>
        <w:t xml:space="preserve"> </w:t>
      </w:r>
      <w:r w:rsidR="00AC35B1">
        <w:t>(</w:t>
      </w:r>
      <w:r>
        <w:rPr>
          <w:lang w:val="ru-RU"/>
        </w:rPr>
        <w:t>карточки</w:t>
      </w:r>
      <w:r w:rsidR="00AC35B1">
        <w:t xml:space="preserve">), </w:t>
      </w:r>
      <w:r w:rsidR="00C75EA6">
        <w:rPr>
          <w:lang w:val="ru-RU"/>
        </w:rPr>
        <w:t xml:space="preserve">использование разных </w:t>
      </w:r>
      <w:r>
        <w:rPr>
          <w:i/>
          <w:lang w:val="ru-RU"/>
        </w:rPr>
        <w:t>цвет</w:t>
      </w:r>
      <w:r w:rsidR="00C75EA6">
        <w:rPr>
          <w:i/>
          <w:lang w:val="ru-RU"/>
        </w:rPr>
        <w:t>ов</w:t>
      </w:r>
      <w:r w:rsidR="00AC35B1">
        <w:rPr>
          <w:i/>
        </w:rPr>
        <w:t xml:space="preserve"> </w:t>
      </w:r>
      <w:r>
        <w:rPr>
          <w:lang w:val="ru-RU"/>
        </w:rPr>
        <w:t>и</w:t>
      </w:r>
      <w:r w:rsidR="00AC35B1">
        <w:t xml:space="preserve"> </w:t>
      </w:r>
      <w:r>
        <w:rPr>
          <w:i/>
          <w:lang w:val="ru-RU"/>
        </w:rPr>
        <w:t>простота</w:t>
      </w:r>
      <w:r w:rsidR="00AC35B1">
        <w:t xml:space="preserve">. </w:t>
      </w:r>
      <w:r w:rsidRPr="009829C5">
        <w:t xml:space="preserve">Это противоположность тому, чтобы отображать много мелких детализированных блоков информации на небольшом дисплее компьютера </w:t>
      </w:r>
      <w:r w:rsidR="00240CC1" w:rsidRPr="00240CC1">
        <w:t xml:space="preserve">с помощью </w:t>
      </w:r>
      <w:r w:rsidRPr="009829C5">
        <w:t>како</w:t>
      </w:r>
      <w:r w:rsidR="00240CC1" w:rsidRPr="00240CC1">
        <w:t>го</w:t>
      </w:r>
      <w:r w:rsidRPr="009829C5">
        <w:t xml:space="preserve">-либо </w:t>
      </w:r>
      <w:r w:rsidR="00240CC1" w:rsidRPr="00240CC1">
        <w:t>специального программного обеспечения</w:t>
      </w:r>
      <w:r w:rsidR="00AC35B1">
        <w:t xml:space="preserve">; </w:t>
      </w:r>
      <w:r w:rsidR="00240CC1" w:rsidRPr="00240CC1">
        <w:t>однако</w:t>
      </w:r>
      <w:r w:rsidR="00AC35B1">
        <w:t xml:space="preserve">, </w:t>
      </w:r>
      <w:r w:rsidR="00240CC1">
        <w:rPr>
          <w:lang w:val="ru-RU"/>
        </w:rPr>
        <w:t>дисплей компьютера, который просто раскрашен оттенком красного цвета, сигнализирующим о неудачной сборке – это в духе визуального управления</w:t>
      </w:r>
    </w:p>
    <w:p w14:paraId="149FF422" w14:textId="415CE9EA" w:rsidR="00C64647" w:rsidRDefault="001E44F0">
      <w:pPr>
        <w:ind w:right="0"/>
      </w:pPr>
      <w:r w:rsidRPr="001E44F0">
        <w:t>Эти</w:t>
      </w:r>
      <w:r w:rsidR="00AC35B1">
        <w:t xml:space="preserve"> </w:t>
      </w:r>
      <w:r w:rsidRPr="001E44F0">
        <w:rPr>
          <w:b/>
        </w:rPr>
        <w:t>излучатели информации</w:t>
      </w:r>
      <w:r w:rsidR="00AC35B1">
        <w:t xml:space="preserve"> </w:t>
      </w:r>
      <w:r w:rsidRPr="001E44F0">
        <w:t xml:space="preserve">для </w:t>
      </w:r>
      <w:r w:rsidRPr="001E44F0">
        <w:rPr>
          <w:b/>
        </w:rPr>
        <w:t>визуального управления</w:t>
      </w:r>
      <w:r w:rsidR="00AC35B1">
        <w:t xml:space="preserve"> </w:t>
      </w:r>
      <w:r w:rsidRPr="001E44F0">
        <w:t xml:space="preserve">применимы и в </w:t>
      </w:r>
      <w:r w:rsidR="00AE3479">
        <w:rPr>
          <w:lang w:val="ru-RU"/>
        </w:rPr>
        <w:t>разработке</w:t>
      </w:r>
      <w:r>
        <w:rPr>
          <w:lang w:val="ru-RU"/>
        </w:rPr>
        <w:t xml:space="preserve"> продуктов</w:t>
      </w:r>
      <w:r w:rsidR="00AC35B1">
        <w:t xml:space="preserve">, </w:t>
      </w:r>
      <w:r>
        <w:rPr>
          <w:lang w:val="ru-RU"/>
        </w:rPr>
        <w:t>поставке услуг или</w:t>
      </w:r>
      <w:r w:rsidR="00AC35B1">
        <w:t xml:space="preserve"> </w:t>
      </w:r>
      <w:r>
        <w:rPr>
          <w:lang w:val="ru-RU"/>
        </w:rPr>
        <w:t>любой другой области чтобы обеспечить простой доступ к важной информации</w:t>
      </w:r>
      <w:r w:rsidR="00AC35B1">
        <w:t xml:space="preserve">. </w:t>
      </w:r>
    </w:p>
    <w:p w14:paraId="576578D1" w14:textId="4A1F77EA" w:rsidR="00C64647" w:rsidRPr="00D62331" w:rsidRDefault="00AC35B1" w:rsidP="00D62331">
      <w:pPr>
        <w:ind w:left="130" w:right="0"/>
        <w:rPr>
          <w:lang w:val="ru-RU"/>
        </w:rPr>
      </w:pPr>
      <w:r>
        <w:rPr>
          <w:noProof/>
        </w:rPr>
        <w:drawing>
          <wp:anchor distT="0" distB="0" distL="114300" distR="114300" simplePos="0" relativeHeight="251670528" behindDoc="0" locked="0" layoutInCell="1" allowOverlap="0" wp14:anchorId="46503DC3" wp14:editId="0F5E40B4">
            <wp:simplePos x="0" y="0"/>
            <wp:positionH relativeFrom="column">
              <wp:posOffset>76213</wp:posOffset>
            </wp:positionH>
            <wp:positionV relativeFrom="paragraph">
              <wp:posOffset>84865</wp:posOffset>
            </wp:positionV>
            <wp:extent cx="1085202" cy="1033272"/>
            <wp:effectExtent l="0" t="0" r="0" b="0"/>
            <wp:wrapSquare wrapText="bothSides"/>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30"/>
                    <a:stretch>
                      <a:fillRect/>
                    </a:stretch>
                  </pic:blipFill>
                  <pic:spPr>
                    <a:xfrm>
                      <a:off x="0" y="0"/>
                      <a:ext cx="1085202" cy="1033272"/>
                    </a:xfrm>
                    <a:prstGeom prst="rect">
                      <a:avLst/>
                    </a:prstGeom>
                  </pic:spPr>
                </pic:pic>
              </a:graphicData>
            </a:graphic>
          </wp:anchor>
        </w:drawing>
      </w:r>
      <w:r w:rsidR="00175901" w:rsidRPr="00175901">
        <w:rPr>
          <w:b/>
        </w:rPr>
        <w:t>Канбан</w:t>
      </w:r>
      <w:r>
        <w:t xml:space="preserve"> (</w:t>
      </w:r>
      <w:r>
        <w:rPr>
          <w:i/>
        </w:rPr>
        <w:t>kan</w:t>
      </w:r>
      <w:r>
        <w:t>—</w:t>
      </w:r>
      <w:r w:rsidR="00175901" w:rsidRPr="00175901">
        <w:t>визуальный сигнал</w:t>
      </w:r>
      <w:r>
        <w:t xml:space="preserve">, </w:t>
      </w:r>
      <w:r>
        <w:rPr>
          <w:i/>
        </w:rPr>
        <w:t>ban</w:t>
      </w:r>
      <w:r>
        <w:t>—</w:t>
      </w:r>
      <w:r w:rsidR="00175901" w:rsidRPr="00175901">
        <w:t>карточка на доске</w:t>
      </w:r>
      <w:r>
        <w:t xml:space="preserve">) </w:t>
      </w:r>
      <w:r w:rsidR="00175901" w:rsidRPr="00175901">
        <w:t xml:space="preserve">используется чтобы сигнализировать о событии вытягивания </w:t>
      </w:r>
      <w:r>
        <w:t>(</w:t>
      </w:r>
      <w:r w:rsidR="00175901" w:rsidRPr="00175901">
        <w:t>запрос на пополнение</w:t>
      </w:r>
      <w:r>
        <w:t xml:space="preserve">) </w:t>
      </w:r>
      <w:r w:rsidR="00175901" w:rsidRPr="00175901">
        <w:t>в</w:t>
      </w:r>
      <w:r>
        <w:t xml:space="preserve"> </w:t>
      </w:r>
      <w:r w:rsidR="00175901">
        <w:rPr>
          <w:i/>
          <w:lang w:val="ru-RU"/>
        </w:rPr>
        <w:t>вытягивающей системе</w:t>
      </w:r>
      <w:r>
        <w:t xml:space="preserve">. </w:t>
      </w:r>
      <w:r w:rsidR="00175901" w:rsidRPr="00175901">
        <w:t xml:space="preserve">Классический пример – магазин к каким-нибудь товаром </w:t>
      </w:r>
      <w:r w:rsidR="00175901">
        <w:rPr>
          <w:lang w:val="ru-RU"/>
        </w:rPr>
        <w:t xml:space="preserve">для </w:t>
      </w:r>
      <w:r w:rsidR="00175901" w:rsidRPr="00175901">
        <w:t>продаж</w:t>
      </w:r>
      <w:r w:rsidR="00175901">
        <w:rPr>
          <w:lang w:val="ru-RU"/>
        </w:rPr>
        <w:t>и</w:t>
      </w:r>
      <w:r w:rsidR="00175901" w:rsidRPr="00175901">
        <w:t xml:space="preserve"> </w:t>
      </w:r>
      <w:r w:rsidR="00175901">
        <w:rPr>
          <w:lang w:val="ru-RU"/>
        </w:rPr>
        <w:t>на прилавке</w:t>
      </w:r>
      <w:r>
        <w:t xml:space="preserve">, </w:t>
      </w:r>
      <w:r w:rsidR="00175901">
        <w:rPr>
          <w:lang w:val="ru-RU"/>
        </w:rPr>
        <w:t>например приготовленный пирог</w:t>
      </w:r>
      <w:r>
        <w:t xml:space="preserve">. </w:t>
      </w:r>
      <w:r w:rsidR="00D62331">
        <w:rPr>
          <w:lang w:val="ru-RU"/>
        </w:rPr>
        <w:t>Под</w:t>
      </w:r>
      <w:r w:rsidR="00175901" w:rsidRPr="00D62331">
        <w:rPr>
          <w:lang w:val="ru-RU"/>
        </w:rPr>
        <w:t xml:space="preserve"> </w:t>
      </w:r>
      <w:r w:rsidR="00D62331">
        <w:rPr>
          <w:lang w:val="ru-RU"/>
        </w:rPr>
        <w:t>пирогом</w:t>
      </w:r>
      <w:r w:rsidR="00D62331" w:rsidRPr="00D62331">
        <w:rPr>
          <w:lang w:val="ru-RU"/>
        </w:rPr>
        <w:t xml:space="preserve"> </w:t>
      </w:r>
      <w:r w:rsidR="00D62331">
        <w:rPr>
          <w:lang w:val="ru-RU"/>
        </w:rPr>
        <w:t>на</w:t>
      </w:r>
      <w:r w:rsidR="00D62331" w:rsidRPr="00D62331">
        <w:rPr>
          <w:lang w:val="ru-RU"/>
        </w:rPr>
        <w:t xml:space="preserve"> </w:t>
      </w:r>
      <w:r w:rsidR="00D62331">
        <w:rPr>
          <w:lang w:val="ru-RU"/>
        </w:rPr>
        <w:t>прилавке</w:t>
      </w:r>
      <w:r w:rsidR="00D62331" w:rsidRPr="00D62331">
        <w:rPr>
          <w:lang w:val="ru-RU"/>
        </w:rPr>
        <w:t xml:space="preserve"> </w:t>
      </w:r>
      <w:r w:rsidR="00D62331">
        <w:rPr>
          <w:lang w:val="ru-RU"/>
        </w:rPr>
        <w:t>располагается</w:t>
      </w:r>
      <w:r w:rsidR="00D62331" w:rsidRPr="00D62331">
        <w:rPr>
          <w:lang w:val="ru-RU"/>
        </w:rPr>
        <w:t xml:space="preserve"> </w:t>
      </w:r>
      <w:r w:rsidR="00D62331">
        <w:rPr>
          <w:lang w:val="ru-RU"/>
        </w:rPr>
        <w:t xml:space="preserve">оранжевая карточка с пометкой </w:t>
      </w:r>
      <w:r>
        <w:t>“</w:t>
      </w:r>
      <w:r w:rsidR="00D62331">
        <w:rPr>
          <w:lang w:val="ru-RU"/>
        </w:rPr>
        <w:t>один пирог</w:t>
      </w:r>
      <w:r>
        <w:t>”</w:t>
      </w:r>
      <w:r w:rsidR="00D62331">
        <w:rPr>
          <w:lang w:val="ru-RU"/>
        </w:rPr>
        <w:t xml:space="preserve"> </w:t>
      </w:r>
      <w:r>
        <w:t>—</w:t>
      </w:r>
      <w:r w:rsidR="00D62331">
        <w:rPr>
          <w:lang w:val="ru-RU"/>
        </w:rPr>
        <w:t xml:space="preserve"> это</w:t>
      </w:r>
      <w:r>
        <w:t xml:space="preserve"> </w:t>
      </w:r>
      <w:r w:rsidR="00D62331">
        <w:rPr>
          <w:b/>
          <w:lang w:val="ru-RU"/>
        </w:rPr>
        <w:t>возвращаемый</w:t>
      </w:r>
      <w:r>
        <w:rPr>
          <w:b/>
        </w:rPr>
        <w:t xml:space="preserve"> </w:t>
      </w:r>
      <w:r w:rsidR="00D62331">
        <w:rPr>
          <w:b/>
          <w:lang w:val="ru-RU"/>
        </w:rPr>
        <w:t>канбан</w:t>
      </w:r>
      <w:r>
        <w:t xml:space="preserve"> (</w:t>
      </w:r>
      <w:r w:rsidR="00D62331">
        <w:rPr>
          <w:lang w:val="ru-RU"/>
        </w:rPr>
        <w:t>карточка</w:t>
      </w:r>
      <w:r>
        <w:t xml:space="preserve">). </w:t>
      </w:r>
      <w:r w:rsidR="00D62331">
        <w:rPr>
          <w:lang w:val="ru-RU"/>
        </w:rPr>
        <w:t>Когда</w:t>
      </w:r>
      <w:r w:rsidR="00D62331" w:rsidRPr="00D62331">
        <w:rPr>
          <w:lang w:val="ru-RU"/>
        </w:rPr>
        <w:t xml:space="preserve"> </w:t>
      </w:r>
      <w:r w:rsidR="00D62331">
        <w:rPr>
          <w:lang w:val="ru-RU"/>
        </w:rPr>
        <w:t>пирог</w:t>
      </w:r>
      <w:r w:rsidR="00D62331" w:rsidRPr="00D62331">
        <w:rPr>
          <w:lang w:val="ru-RU"/>
        </w:rPr>
        <w:t xml:space="preserve"> </w:t>
      </w:r>
      <w:r w:rsidR="00D62331">
        <w:rPr>
          <w:lang w:val="ru-RU"/>
        </w:rPr>
        <w:t>забирается клиентом с прилавка</w:t>
      </w:r>
      <w:r w:rsidR="00D62331" w:rsidRPr="00D62331">
        <w:rPr>
          <w:lang w:val="ru-RU"/>
        </w:rPr>
        <w:t xml:space="preserve">, </w:t>
      </w:r>
      <w:r w:rsidR="00D62331">
        <w:rPr>
          <w:lang w:val="ru-RU"/>
        </w:rPr>
        <w:t>открывается</w:t>
      </w:r>
      <w:r w:rsidR="00D62331" w:rsidRPr="00D62331">
        <w:rPr>
          <w:lang w:val="ru-RU"/>
        </w:rPr>
        <w:t xml:space="preserve"> </w:t>
      </w:r>
      <w:r w:rsidR="00D62331">
        <w:rPr>
          <w:lang w:val="ru-RU"/>
        </w:rPr>
        <w:t>возвращаемый</w:t>
      </w:r>
      <w:r w:rsidR="00D62331" w:rsidRPr="00D62331">
        <w:rPr>
          <w:lang w:val="ru-RU"/>
        </w:rPr>
        <w:t xml:space="preserve"> </w:t>
      </w:r>
      <w:r w:rsidR="00D62331">
        <w:rPr>
          <w:lang w:val="ru-RU"/>
        </w:rPr>
        <w:t>канбан</w:t>
      </w:r>
      <w:r w:rsidR="00D62331" w:rsidRPr="00D62331">
        <w:rPr>
          <w:lang w:val="ru-RU"/>
        </w:rPr>
        <w:t xml:space="preserve"> </w:t>
      </w:r>
      <w:r w:rsidR="00D62331">
        <w:rPr>
          <w:lang w:val="ru-RU"/>
        </w:rPr>
        <w:t>и возвращается в пекарню чтобы получить другой пирог и снова заполнить прилавок</w:t>
      </w:r>
      <w:r>
        <w:t xml:space="preserve">. </w:t>
      </w:r>
      <w:r w:rsidR="00D62331">
        <w:rPr>
          <w:lang w:val="ru-RU"/>
        </w:rPr>
        <w:t>А</w:t>
      </w:r>
      <w:r w:rsidR="00D62331" w:rsidRPr="00D62331">
        <w:rPr>
          <w:lang w:val="ru-RU"/>
        </w:rPr>
        <w:t xml:space="preserve"> </w:t>
      </w:r>
      <w:r w:rsidR="00D62331">
        <w:rPr>
          <w:lang w:val="ru-RU"/>
        </w:rPr>
        <w:t>это</w:t>
      </w:r>
      <w:r w:rsidR="00D62331" w:rsidRPr="00D62331">
        <w:rPr>
          <w:lang w:val="ru-RU"/>
        </w:rPr>
        <w:t xml:space="preserve"> </w:t>
      </w:r>
      <w:r w:rsidR="00D62331">
        <w:rPr>
          <w:lang w:val="ru-RU"/>
        </w:rPr>
        <w:t>в</w:t>
      </w:r>
      <w:r w:rsidR="00D62331" w:rsidRPr="00D62331">
        <w:rPr>
          <w:lang w:val="ru-RU"/>
        </w:rPr>
        <w:t xml:space="preserve"> </w:t>
      </w:r>
      <w:r w:rsidR="00D62331">
        <w:rPr>
          <w:lang w:val="ru-RU"/>
        </w:rPr>
        <w:t>свою</w:t>
      </w:r>
      <w:r w:rsidR="00D62331" w:rsidRPr="00D62331">
        <w:rPr>
          <w:lang w:val="ru-RU"/>
        </w:rPr>
        <w:t xml:space="preserve"> </w:t>
      </w:r>
      <w:r w:rsidR="00D62331">
        <w:rPr>
          <w:lang w:val="ru-RU"/>
        </w:rPr>
        <w:t>очередь</w:t>
      </w:r>
      <w:r w:rsidR="00D62331" w:rsidRPr="00D62331">
        <w:rPr>
          <w:lang w:val="ru-RU"/>
        </w:rPr>
        <w:t xml:space="preserve"> </w:t>
      </w:r>
      <w:r w:rsidR="00D62331">
        <w:rPr>
          <w:lang w:val="ru-RU"/>
        </w:rPr>
        <w:t>становится</w:t>
      </w:r>
      <w:r w:rsidR="00D62331" w:rsidRPr="00D62331">
        <w:rPr>
          <w:lang w:val="ru-RU"/>
        </w:rPr>
        <w:t xml:space="preserve"> </w:t>
      </w:r>
      <w:r w:rsidR="00D62331">
        <w:rPr>
          <w:lang w:val="ru-RU"/>
        </w:rPr>
        <w:t>возможным</w:t>
      </w:r>
      <w:r w:rsidR="00D62331" w:rsidRPr="00D62331">
        <w:rPr>
          <w:lang w:val="ru-RU"/>
        </w:rPr>
        <w:t xml:space="preserve"> </w:t>
      </w:r>
      <w:r w:rsidR="00D62331">
        <w:rPr>
          <w:lang w:val="ru-RU"/>
        </w:rPr>
        <w:t>благодаря</w:t>
      </w:r>
      <w:r w:rsidR="00D62331" w:rsidRPr="00D62331">
        <w:rPr>
          <w:lang w:val="ru-RU"/>
        </w:rPr>
        <w:t xml:space="preserve"> </w:t>
      </w:r>
      <w:r w:rsidR="00D62331">
        <w:rPr>
          <w:lang w:val="ru-RU"/>
        </w:rPr>
        <w:t>тому, что один готовый пирог, ожидающий этого события, есть в запасе в пекарне</w:t>
      </w:r>
      <w:r>
        <w:t>.</w:t>
      </w:r>
    </w:p>
    <w:p w14:paraId="6AD8DA2B" w14:textId="605CFD35" w:rsidR="00C64647" w:rsidRDefault="00066716">
      <w:pPr>
        <w:ind w:right="0"/>
      </w:pPr>
      <w:r>
        <w:rPr>
          <w:lang w:val="ru-RU"/>
        </w:rPr>
        <w:t>Также</w:t>
      </w:r>
      <w:r w:rsidRPr="00066716">
        <w:rPr>
          <w:lang w:val="ru-RU"/>
        </w:rPr>
        <w:t xml:space="preserve">, </w:t>
      </w:r>
      <w:r>
        <w:rPr>
          <w:lang w:val="ru-RU"/>
        </w:rPr>
        <w:t>в</w:t>
      </w:r>
      <w:r w:rsidRPr="00066716">
        <w:rPr>
          <w:lang w:val="ru-RU"/>
        </w:rPr>
        <w:t xml:space="preserve"> </w:t>
      </w:r>
      <w:r>
        <w:rPr>
          <w:lang w:val="ru-RU"/>
        </w:rPr>
        <w:t>этот</w:t>
      </w:r>
      <w:r w:rsidRPr="00066716">
        <w:rPr>
          <w:lang w:val="ru-RU"/>
        </w:rPr>
        <w:t xml:space="preserve"> </w:t>
      </w:r>
      <w:r>
        <w:rPr>
          <w:lang w:val="ru-RU"/>
        </w:rPr>
        <w:t>момент</w:t>
      </w:r>
      <w:r w:rsidR="00AC35B1">
        <w:t xml:space="preserve">, </w:t>
      </w:r>
      <w:r>
        <w:rPr>
          <w:b/>
          <w:lang w:val="ru-RU"/>
        </w:rPr>
        <w:t>создающий</w:t>
      </w:r>
      <w:r w:rsidR="00AC35B1">
        <w:rPr>
          <w:b/>
        </w:rPr>
        <w:t xml:space="preserve"> </w:t>
      </w:r>
      <w:r>
        <w:rPr>
          <w:b/>
          <w:lang w:val="ru-RU"/>
        </w:rPr>
        <w:t>канбан</w:t>
      </w:r>
      <w:r w:rsidR="00AC35B1">
        <w:t xml:space="preserve"> </w:t>
      </w:r>
      <w:r>
        <w:rPr>
          <w:lang w:val="ru-RU"/>
        </w:rPr>
        <w:t>отправляется</w:t>
      </w:r>
      <w:r w:rsidRPr="00066716">
        <w:rPr>
          <w:lang w:val="ru-RU"/>
        </w:rPr>
        <w:t xml:space="preserve"> </w:t>
      </w:r>
      <w:r>
        <w:rPr>
          <w:lang w:val="ru-RU"/>
        </w:rPr>
        <w:t>к кондитеру, чтобы он начал печь ещё один пирог</w:t>
      </w:r>
      <w:r w:rsidR="00AC35B1">
        <w:t xml:space="preserve">. </w:t>
      </w:r>
      <w:r>
        <w:rPr>
          <w:lang w:val="ru-RU"/>
        </w:rPr>
        <w:t>Так, единственный</w:t>
      </w:r>
      <w:r w:rsidRPr="00066716">
        <w:rPr>
          <w:lang w:val="ru-RU"/>
        </w:rPr>
        <w:t xml:space="preserve"> </w:t>
      </w:r>
      <w:r>
        <w:rPr>
          <w:lang w:val="ru-RU"/>
        </w:rPr>
        <w:t>пирог</w:t>
      </w:r>
      <w:r w:rsidR="00AC35B1">
        <w:t xml:space="preserve"> </w:t>
      </w:r>
      <w:r>
        <w:rPr>
          <w:i/>
          <w:lang w:val="ru-RU"/>
        </w:rPr>
        <w:t>вытягивается</w:t>
      </w:r>
      <w:r w:rsidR="00AC35B1">
        <w:t xml:space="preserve"> </w:t>
      </w:r>
      <w:r>
        <w:rPr>
          <w:lang w:val="ru-RU"/>
        </w:rPr>
        <w:t>на</w:t>
      </w:r>
      <w:r w:rsidRPr="00066716">
        <w:rPr>
          <w:lang w:val="ru-RU"/>
        </w:rPr>
        <w:t xml:space="preserve"> </w:t>
      </w:r>
      <w:r>
        <w:rPr>
          <w:lang w:val="ru-RU"/>
        </w:rPr>
        <w:t>прилавок</w:t>
      </w:r>
      <w:r w:rsidR="00AC35B1">
        <w:t xml:space="preserve"> </w:t>
      </w:r>
      <w:r>
        <w:rPr>
          <w:lang w:val="ru-RU"/>
        </w:rPr>
        <w:t xml:space="preserve">возвращаемым </w:t>
      </w:r>
      <w:r w:rsidR="00E52AD6">
        <w:rPr>
          <w:lang w:val="ru-RU"/>
        </w:rPr>
        <w:t>канбаном</w:t>
      </w:r>
      <w:r w:rsidR="00E52AD6">
        <w:t xml:space="preserve">, </w:t>
      </w:r>
      <w:r w:rsidR="00E52AD6">
        <w:rPr>
          <w:lang w:val="ru-RU"/>
        </w:rPr>
        <w:t>вместо того чтобы</w:t>
      </w:r>
      <w:r>
        <w:rPr>
          <w:lang w:val="ru-RU"/>
        </w:rPr>
        <w:t xml:space="preserve"> «выталкивать» пирог из пекарни</w:t>
      </w:r>
      <w:r w:rsidR="00AC35B1">
        <w:t>.</w:t>
      </w:r>
    </w:p>
    <w:p w14:paraId="1C368136" w14:textId="6D41EE70" w:rsidR="00C64647" w:rsidRDefault="00446AAA">
      <w:pPr>
        <w:ind w:right="0"/>
      </w:pPr>
      <w:r>
        <w:rPr>
          <w:lang w:val="ru-RU"/>
        </w:rPr>
        <w:t>Дисплей</w:t>
      </w:r>
      <w:r w:rsidRPr="00446AAA">
        <w:rPr>
          <w:lang w:val="ru-RU"/>
        </w:rPr>
        <w:t xml:space="preserve"> </w:t>
      </w:r>
      <w:r>
        <w:rPr>
          <w:lang w:val="ru-RU"/>
        </w:rPr>
        <w:t>с</w:t>
      </w:r>
      <w:r w:rsidRPr="00446AAA">
        <w:rPr>
          <w:lang w:val="ru-RU"/>
        </w:rPr>
        <w:t xml:space="preserve"> </w:t>
      </w:r>
      <w:r>
        <w:rPr>
          <w:lang w:val="ru-RU"/>
        </w:rPr>
        <w:t>ошибками</w:t>
      </w:r>
      <w:r w:rsidRPr="00446AAA">
        <w:rPr>
          <w:lang w:val="ru-RU"/>
        </w:rPr>
        <w:t xml:space="preserve"> </w:t>
      </w:r>
      <w:r w:rsidR="00AC35B1">
        <w:t>(</w:t>
      </w:r>
      <w:r w:rsidR="00AC35B1">
        <w:rPr>
          <w:b/>
        </w:rPr>
        <w:t>andon</w:t>
      </w:r>
      <w:r w:rsidR="00AC35B1">
        <w:t>)</w:t>
      </w:r>
      <w:ins w:id="125" w:author="Пользователь" w:date="2020-09-27T07:44:00Z">
        <w:r w:rsidR="00A35A45" w:rsidRPr="004E5346">
          <w:rPr>
            <w:b/>
            <w:lang w:val="ru-RU"/>
          </w:rPr>
          <w:t xml:space="preserve"> </w:t>
        </w:r>
        <w:r w:rsidR="00A35A45">
          <w:t>—</w:t>
        </w:r>
        <w:r w:rsidR="00A35A45" w:rsidRPr="004E5346">
          <w:rPr>
            <w:lang w:val="ru-RU"/>
          </w:rPr>
          <w:t xml:space="preserve"> </w:t>
        </w:r>
      </w:ins>
      <w:commentRangeStart w:id="126"/>
      <w:del w:id="127" w:author="Пользователь" w:date="2020-09-27T07:44:00Z">
        <w:r w:rsidRPr="00446AAA" w:rsidDel="00A35A45">
          <w:rPr>
            <w:lang w:val="ru-RU"/>
          </w:rPr>
          <w:delText>–</w:delText>
        </w:r>
      </w:del>
      <w:commentRangeEnd w:id="126"/>
      <w:r w:rsidR="006D0473">
        <w:rPr>
          <w:rStyle w:val="CommentReference"/>
        </w:rPr>
        <w:commentReference w:id="126"/>
      </w:r>
      <w:r>
        <w:rPr>
          <w:lang w:val="ru-RU"/>
        </w:rPr>
        <w:t>это</w:t>
      </w:r>
      <w:r w:rsidRPr="00446AAA">
        <w:rPr>
          <w:lang w:val="ru-RU"/>
        </w:rPr>
        <w:t xml:space="preserve"> </w:t>
      </w:r>
      <w:r>
        <w:rPr>
          <w:lang w:val="ru-RU"/>
        </w:rPr>
        <w:t>визуальный</w:t>
      </w:r>
      <w:r w:rsidRPr="00446AAA">
        <w:rPr>
          <w:lang w:val="ru-RU"/>
        </w:rPr>
        <w:t xml:space="preserve"> </w:t>
      </w:r>
      <w:r>
        <w:rPr>
          <w:lang w:val="ru-RU"/>
        </w:rPr>
        <w:t>помощник в</w:t>
      </w:r>
      <w:r w:rsidRPr="00446AAA">
        <w:rPr>
          <w:lang w:val="ru-RU"/>
        </w:rPr>
        <w:t xml:space="preserve"> </w:t>
      </w:r>
      <w:r w:rsidR="00AC35B1">
        <w:t xml:space="preserve">Toyota </w:t>
      </w:r>
      <w:r>
        <w:rPr>
          <w:lang w:val="ru-RU"/>
        </w:rPr>
        <w:t>чтобы сигнализировать о дефектах</w:t>
      </w:r>
      <w:r w:rsidR="00AC35B1">
        <w:t>.</w:t>
      </w:r>
    </w:p>
    <w:p w14:paraId="7207A325" w14:textId="0A4F0842" w:rsidR="00C64647" w:rsidRPr="008448D3" w:rsidRDefault="007040E9">
      <w:pPr>
        <w:spacing w:after="385"/>
        <w:ind w:right="0"/>
        <w:rPr>
          <w:lang w:val="ru-RU"/>
        </w:rPr>
      </w:pPr>
      <w:r>
        <w:rPr>
          <w:b/>
          <w:lang w:val="ru-RU"/>
        </w:rPr>
        <w:t>Само</w:t>
      </w:r>
      <w:r w:rsidRPr="004E5346">
        <w:rPr>
          <w:b/>
          <w:lang w:val="ru-RU"/>
        </w:rPr>
        <w:t>управляемая</w:t>
      </w:r>
      <w:r w:rsidR="004E5346" w:rsidRPr="004E5346">
        <w:rPr>
          <w:b/>
          <w:lang w:val="ru-RU"/>
        </w:rPr>
        <w:t xml:space="preserve"> </w:t>
      </w:r>
      <w:r w:rsidR="004E5346">
        <w:rPr>
          <w:b/>
          <w:lang w:val="ru-RU"/>
        </w:rPr>
        <w:t>работа</w:t>
      </w:r>
      <w:r w:rsidR="004E5346" w:rsidRPr="004E5346">
        <w:rPr>
          <w:b/>
          <w:lang w:val="ru-RU"/>
        </w:rPr>
        <w:t xml:space="preserve"> </w:t>
      </w:r>
      <w:r w:rsidR="00AC35B1">
        <w:t>—</w:t>
      </w:r>
      <w:r w:rsidR="004E5346" w:rsidRPr="004E5346">
        <w:rPr>
          <w:lang w:val="ru-RU"/>
        </w:rPr>
        <w:t xml:space="preserve"> </w:t>
      </w:r>
      <w:r w:rsidR="004E5346">
        <w:rPr>
          <w:lang w:val="ru-RU"/>
        </w:rPr>
        <w:t>эта</w:t>
      </w:r>
      <w:r w:rsidR="004E5346" w:rsidRPr="004E5346">
        <w:rPr>
          <w:lang w:val="ru-RU"/>
        </w:rPr>
        <w:t xml:space="preserve"> </w:t>
      </w:r>
      <w:r w:rsidR="004E5346">
        <w:rPr>
          <w:lang w:val="ru-RU"/>
        </w:rPr>
        <w:t>тема</w:t>
      </w:r>
      <w:r w:rsidR="004E5346" w:rsidRPr="004E5346">
        <w:rPr>
          <w:lang w:val="ru-RU"/>
        </w:rPr>
        <w:t xml:space="preserve"> </w:t>
      </w:r>
      <w:r w:rsidR="004E5346">
        <w:rPr>
          <w:lang w:val="ru-RU"/>
        </w:rPr>
        <w:t>обнаружена</w:t>
      </w:r>
      <w:r w:rsidR="004E5346" w:rsidRPr="004E5346">
        <w:rPr>
          <w:lang w:val="ru-RU"/>
        </w:rPr>
        <w:t xml:space="preserve"> </w:t>
      </w:r>
      <w:r w:rsidR="004E5346">
        <w:rPr>
          <w:lang w:val="ru-RU"/>
        </w:rPr>
        <w:t>в исследовании эффективных команд</w:t>
      </w:r>
      <w:r w:rsidR="00AC35B1">
        <w:t xml:space="preserve">. </w:t>
      </w:r>
      <w:r w:rsidR="004E5346" w:rsidRPr="004E5346">
        <w:t>Заметьте, что визуальное управление поддерживается самоуправляемую работ, потому что люди могут легко видеть что происходит, чтобы взаимодействовать</w:t>
      </w:r>
      <w:r w:rsidR="00AC35B1">
        <w:t xml:space="preserve">. </w:t>
      </w:r>
      <w:r w:rsidR="004E5346">
        <w:rPr>
          <w:lang w:val="ru-RU"/>
        </w:rPr>
        <w:t>Также</w:t>
      </w:r>
      <w:r w:rsidR="00AC35B1">
        <w:t xml:space="preserve">, </w:t>
      </w:r>
      <w:r w:rsidR="008448D3">
        <w:rPr>
          <w:lang w:val="ru-RU"/>
        </w:rPr>
        <w:t>карточка</w:t>
      </w:r>
      <w:r w:rsidR="008448D3" w:rsidRPr="008448D3">
        <w:rPr>
          <w:lang w:val="ru-RU"/>
        </w:rPr>
        <w:t xml:space="preserve"> </w:t>
      </w:r>
      <w:r w:rsidR="008448D3">
        <w:rPr>
          <w:lang w:val="ru-RU"/>
        </w:rPr>
        <w:t>канбан</w:t>
      </w:r>
      <w:r w:rsidR="008448D3" w:rsidRPr="008448D3">
        <w:rPr>
          <w:lang w:val="ru-RU"/>
        </w:rPr>
        <w:t xml:space="preserve"> “</w:t>
      </w:r>
      <w:r w:rsidR="008448D3">
        <w:rPr>
          <w:lang w:val="ru-RU"/>
        </w:rPr>
        <w:t>говорит</w:t>
      </w:r>
      <w:r w:rsidR="008448D3" w:rsidRPr="008448D3">
        <w:rPr>
          <w:lang w:val="ru-RU"/>
        </w:rPr>
        <w:t xml:space="preserve"> </w:t>
      </w:r>
      <w:r w:rsidR="008448D3">
        <w:rPr>
          <w:lang w:val="ru-RU"/>
        </w:rPr>
        <w:t>сама</w:t>
      </w:r>
      <w:r w:rsidR="008448D3" w:rsidRPr="008448D3">
        <w:rPr>
          <w:lang w:val="ru-RU"/>
        </w:rPr>
        <w:t xml:space="preserve"> </w:t>
      </w:r>
      <w:r w:rsidR="008448D3">
        <w:rPr>
          <w:lang w:val="ru-RU"/>
        </w:rPr>
        <w:t>за</w:t>
      </w:r>
      <w:r w:rsidR="008448D3" w:rsidRPr="008448D3">
        <w:rPr>
          <w:lang w:val="ru-RU"/>
        </w:rPr>
        <w:t xml:space="preserve"> </w:t>
      </w:r>
      <w:r w:rsidR="008448D3">
        <w:rPr>
          <w:lang w:val="ru-RU"/>
        </w:rPr>
        <w:t>себя</w:t>
      </w:r>
      <w:r w:rsidR="008448D3" w:rsidRPr="008448D3">
        <w:rPr>
          <w:lang w:val="ru-RU"/>
        </w:rPr>
        <w:t>”</w:t>
      </w:r>
      <w:r w:rsidR="00AC35B1">
        <w:t xml:space="preserve">, </w:t>
      </w:r>
      <w:r w:rsidR="008448D3">
        <w:rPr>
          <w:lang w:val="ru-RU"/>
        </w:rPr>
        <w:t xml:space="preserve">например </w:t>
      </w:r>
      <w:r w:rsidR="00AC35B1">
        <w:t>“</w:t>
      </w:r>
      <w:r w:rsidR="008448D3">
        <w:rPr>
          <w:lang w:val="ru-RU"/>
        </w:rPr>
        <w:t>один пирог</w:t>
      </w:r>
      <w:r w:rsidR="00AC35B1">
        <w:t xml:space="preserve">” </w:t>
      </w:r>
      <w:r w:rsidR="008448D3">
        <w:rPr>
          <w:lang w:val="ru-RU"/>
        </w:rPr>
        <w:t>или</w:t>
      </w:r>
      <w:r w:rsidR="00AC35B1">
        <w:t xml:space="preserve"> “</w:t>
      </w:r>
      <w:r w:rsidR="008448D3">
        <w:rPr>
          <w:lang w:val="ru-RU"/>
        </w:rPr>
        <w:t>изменить стиль веб страницы</w:t>
      </w:r>
      <w:r w:rsidR="00AC35B1">
        <w:t>”</w:t>
      </w:r>
      <w:r w:rsidR="008448D3">
        <w:rPr>
          <w:lang w:val="ru-RU"/>
        </w:rPr>
        <w:t>.</w:t>
      </w:r>
    </w:p>
    <w:p w14:paraId="2A0ABAEE" w14:textId="3D6A78FC" w:rsidR="00C64647" w:rsidRPr="000C7B36" w:rsidRDefault="00A321B6" w:rsidP="000C7B36">
      <w:pPr>
        <w:pStyle w:val="Heading2"/>
      </w:pPr>
      <w:r>
        <w:rPr>
          <w:lang w:val="ru-RU"/>
        </w:rPr>
        <w:t>Визуальн</w:t>
      </w:r>
      <w:r w:rsidR="00E71264">
        <w:rPr>
          <w:lang w:val="ru-RU"/>
        </w:rPr>
        <w:t>ое</w:t>
      </w:r>
      <w:r w:rsidRPr="00A321B6">
        <w:rPr>
          <w:lang w:val="ru-RU"/>
        </w:rPr>
        <w:t xml:space="preserve"> </w:t>
      </w:r>
      <w:r w:rsidR="00E71264">
        <w:rPr>
          <w:lang w:val="ru-RU"/>
        </w:rPr>
        <w:t>Управление</w:t>
      </w:r>
      <w:r w:rsidRPr="00A321B6">
        <w:rPr>
          <w:lang w:val="ru-RU"/>
        </w:rPr>
        <w:t xml:space="preserve"> </w:t>
      </w:r>
      <w:r>
        <w:rPr>
          <w:lang w:val="ru-RU"/>
        </w:rPr>
        <w:t>Очеред</w:t>
      </w:r>
      <w:r w:rsidR="00E71264">
        <w:rPr>
          <w:lang w:val="ru-RU"/>
        </w:rPr>
        <w:t>ями</w:t>
      </w:r>
      <w:r>
        <w:rPr>
          <w:lang w:val="ru-RU"/>
        </w:rPr>
        <w:t xml:space="preserve"> в</w:t>
      </w:r>
      <w:r w:rsidR="00AC35B1">
        <w:t xml:space="preserve"> </w:t>
      </w:r>
      <w:r w:rsidR="000C7B36">
        <w:rPr>
          <w:lang w:val="ru-RU"/>
        </w:rPr>
        <w:t>Интеллектуальной Работе</w:t>
      </w:r>
    </w:p>
    <w:p w14:paraId="78B1F2EE" w14:textId="67003392" w:rsidR="00C64647" w:rsidRDefault="000C7B36">
      <w:pPr>
        <w:ind w:right="0"/>
      </w:pPr>
      <w:r>
        <w:rPr>
          <w:lang w:val="ru-RU"/>
        </w:rPr>
        <w:t>Л</w:t>
      </w:r>
      <w:r w:rsidRPr="000C7B36">
        <w:rPr>
          <w:lang w:val="ru-RU"/>
        </w:rPr>
        <w:t xml:space="preserve">юдям легко заметить очереди из </w:t>
      </w:r>
      <w:r w:rsidRPr="000C7B36">
        <w:rPr>
          <w:i/>
          <w:iCs/>
          <w:lang w:val="ru-RU"/>
        </w:rPr>
        <w:t>физических</w:t>
      </w:r>
      <w:r w:rsidRPr="000C7B36">
        <w:rPr>
          <w:lang w:val="ru-RU"/>
        </w:rPr>
        <w:t xml:space="preserve"> вещей, и распознать это как проблему… Боже мой, да </w:t>
      </w:r>
      <w:r w:rsidR="00204A83" w:rsidRPr="000C7B36">
        <w:rPr>
          <w:lang w:val="ru-RU"/>
        </w:rPr>
        <w:t xml:space="preserve">там </w:t>
      </w:r>
      <w:r w:rsidR="00204A83" w:rsidRPr="000C7B36">
        <w:rPr>
          <w:i/>
          <w:iCs/>
          <w:lang w:val="ru-RU"/>
        </w:rPr>
        <w:t>гигантская</w:t>
      </w:r>
      <w:r w:rsidR="00204A83" w:rsidRPr="000C7B36">
        <w:rPr>
          <w:lang w:val="ru-RU"/>
        </w:rPr>
        <w:t xml:space="preserve"> груда всякого </w:t>
      </w:r>
      <w:r w:rsidR="00204A83" w:rsidRPr="000C7B36">
        <w:rPr>
          <w:i/>
          <w:iCs/>
          <w:lang w:val="ru-RU"/>
        </w:rPr>
        <w:t>Барахла,</w:t>
      </w:r>
      <w:r w:rsidRPr="000C7B36">
        <w:rPr>
          <w:lang w:val="ru-RU"/>
        </w:rPr>
        <w:t xml:space="preserve"> стоящего в очереди! </w:t>
      </w:r>
      <w:r w:rsidRPr="000C7B36">
        <w:t xml:space="preserve">Делаются ли какие-то деньги из этой кучи? Кто знает, есть ли там дефекты? Нужно ли объединить это с какими-то другими деталями, для того чтобы мы смогли поставить это? Действительно ли нам нужны — и мы сможем сделать из этого деньги — </w:t>
      </w:r>
      <w:r w:rsidRPr="000C7B36">
        <w:rPr>
          <w:i/>
          <w:iCs/>
        </w:rPr>
        <w:t>все без исключения вещи</w:t>
      </w:r>
      <w:r w:rsidRPr="000C7B36">
        <w:t xml:space="preserve"> в этой груде?</w:t>
      </w:r>
      <w:r w:rsidR="00AC35B1">
        <w:t xml:space="preserve"> </w:t>
      </w:r>
    </w:p>
    <w:p w14:paraId="5DC196AF" w14:textId="3AFE58AB" w:rsidR="001B3BA8" w:rsidRDefault="000C7B36">
      <w:pPr>
        <w:ind w:right="0"/>
      </w:pPr>
      <w:r>
        <w:rPr>
          <w:lang w:val="ru-RU"/>
        </w:rPr>
        <w:t>Но что насчёт очередей в интеллектуальной работе?</w:t>
      </w:r>
    </w:p>
    <w:p w14:paraId="6A038CC2" w14:textId="77777777" w:rsidR="001B3BA8" w:rsidRDefault="001B3BA8">
      <w:pPr>
        <w:spacing w:after="0" w:line="240" w:lineRule="auto"/>
        <w:ind w:left="0" w:right="0" w:firstLine="0"/>
        <w:jc w:val="left"/>
      </w:pPr>
      <w:r>
        <w:br w:type="page"/>
      </w:r>
    </w:p>
    <w:p w14:paraId="66BEAC16" w14:textId="51C06044" w:rsidR="00C64647" w:rsidRDefault="00FD3115">
      <w:pPr>
        <w:ind w:right="0"/>
      </w:pPr>
      <w:r w:rsidRPr="00FD3115">
        <w:rPr>
          <w:b/>
        </w:rPr>
        <w:lastRenderedPageBreak/>
        <w:t xml:space="preserve">Невидимые очереди </w:t>
      </w:r>
      <w:r w:rsidR="00AC35B1">
        <w:rPr>
          <w:b/>
        </w:rPr>
        <w:t>—</w:t>
      </w:r>
      <w:r w:rsidRPr="00FD3115">
        <w:rPr>
          <w:b/>
        </w:rPr>
        <w:t xml:space="preserve"> </w:t>
      </w:r>
      <w:r w:rsidRPr="00FD3115">
        <w:t xml:space="preserve">во многих областях интеллектуальной работы </w:t>
      </w:r>
      <w:r w:rsidR="00AC35B1">
        <w:t>(</w:t>
      </w:r>
      <w:r w:rsidRPr="00FD3115">
        <w:t>и в некоторых областях оказания услуг</w:t>
      </w:r>
      <w:r w:rsidR="00AC35B1">
        <w:t>)</w:t>
      </w:r>
      <w:r w:rsidRPr="00FD3115">
        <w:t xml:space="preserve"> также существуют очереди</w:t>
      </w:r>
      <w:r w:rsidR="00AC35B1">
        <w:t xml:space="preserve">, </w:t>
      </w:r>
      <w:r w:rsidR="005116DE" w:rsidRPr="005116DE">
        <w:t>но поскольку они</w:t>
      </w:r>
      <w:r w:rsidR="00AC35B1">
        <w:t xml:space="preserve"> </w:t>
      </w:r>
      <w:r w:rsidR="005116DE" w:rsidRPr="005116DE">
        <w:rPr>
          <w:i/>
        </w:rPr>
        <w:t>невидимы</w:t>
      </w:r>
      <w:r w:rsidR="00AC35B1">
        <w:t xml:space="preserve"> (</w:t>
      </w:r>
      <w:r w:rsidR="005116DE" w:rsidRPr="005116DE">
        <w:t>как правило</w:t>
      </w:r>
      <w:r w:rsidR="00AC35B1">
        <w:t xml:space="preserve">, </w:t>
      </w:r>
      <w:r w:rsidR="005116DE" w:rsidRPr="005116DE">
        <w:t>как байты на диске компьютера</w:t>
      </w:r>
      <w:r w:rsidR="00AC35B1">
        <w:t xml:space="preserve">) </w:t>
      </w:r>
      <w:r w:rsidR="005116DE" w:rsidRPr="005116DE">
        <w:t>они не распознаются как очереди и не</w:t>
      </w:r>
      <w:r w:rsidR="00AC35B1">
        <w:t xml:space="preserve"> </w:t>
      </w:r>
      <w:r w:rsidR="005116DE" w:rsidRPr="005116DE">
        <w:rPr>
          <w:i/>
        </w:rPr>
        <w:t>ощущаются остро</w:t>
      </w:r>
      <w:r w:rsidR="00AC35B1">
        <w:t xml:space="preserve"> </w:t>
      </w:r>
      <w:r w:rsidR="005116DE" w:rsidRPr="005116DE">
        <w:t xml:space="preserve">как </w:t>
      </w:r>
      <w:r w:rsidR="005116DE">
        <w:rPr>
          <w:lang w:val="ru-RU"/>
        </w:rPr>
        <w:t>проблемы</w:t>
      </w:r>
      <w:r w:rsidR="00AC35B1">
        <w:t>.</w:t>
      </w:r>
      <w:r w:rsidR="005116DE">
        <w:rPr>
          <w:lang w:val="ru-RU"/>
        </w:rPr>
        <w:t xml:space="preserve"> </w:t>
      </w:r>
      <w:r w:rsidR="005116DE" w:rsidRPr="005116DE">
        <w:t xml:space="preserve"> </w:t>
      </w:r>
      <w:r w:rsidR="005116DE">
        <w:rPr>
          <w:lang w:val="ru-RU"/>
        </w:rPr>
        <w:t>Б</w:t>
      </w:r>
      <w:r w:rsidR="005116DE" w:rsidRPr="005116DE">
        <w:t xml:space="preserve">изнесмен, который инвестировал десять миллионов евро для создания гигантской груды частично сделанных каких-то Вещей, лежащих на полу, не приносящих никаких денег, </w:t>
      </w:r>
      <w:r w:rsidR="005116DE">
        <w:rPr>
          <w:lang w:val="ru-RU"/>
        </w:rPr>
        <w:t>может их увидеть, ощутить</w:t>
      </w:r>
      <w:r w:rsidR="005116DE" w:rsidRPr="005116DE">
        <w:t xml:space="preserve"> физически </w:t>
      </w:r>
      <w:r w:rsidR="005116DE">
        <w:rPr>
          <w:lang w:val="ru-RU"/>
        </w:rPr>
        <w:t>и почувствует</w:t>
      </w:r>
      <w:r w:rsidR="005116DE" w:rsidRPr="005116DE">
        <w:t xml:space="preserve"> всю боль и срочность, достаточную для того, чтобы заставить это двигаться. Но </w:t>
      </w:r>
      <w:r w:rsidR="005116DE">
        <w:rPr>
          <w:lang w:val="ru-RU"/>
        </w:rPr>
        <w:t xml:space="preserve">работники в интеллектуальной отрасли на самом деле </w:t>
      </w:r>
      <w:r w:rsidR="005116DE" w:rsidRPr="005116DE">
        <w:t>не видят и не ощущают настолько сильно всю боль от их очередей.</w:t>
      </w:r>
    </w:p>
    <w:p w14:paraId="3BDCB324" w14:textId="2A8C3D18" w:rsidR="00C64647" w:rsidRPr="006D0473" w:rsidRDefault="002363AD" w:rsidP="002363AD">
      <w:pPr>
        <w:spacing w:after="164"/>
        <w:ind w:right="0"/>
        <w:rPr>
          <w:lang w:val="ru-RU"/>
        </w:rPr>
      </w:pPr>
      <w:r>
        <w:rPr>
          <w:lang w:val="ru-RU"/>
        </w:rPr>
        <w:t>Но</w:t>
      </w:r>
      <w:r w:rsidRPr="002363AD">
        <w:rPr>
          <w:lang w:val="ru-RU"/>
        </w:rPr>
        <w:t xml:space="preserve"> </w:t>
      </w:r>
      <w:r>
        <w:rPr>
          <w:lang w:val="ru-RU"/>
        </w:rPr>
        <w:t>всё</w:t>
      </w:r>
      <w:r w:rsidRPr="002363AD">
        <w:rPr>
          <w:lang w:val="ru-RU"/>
        </w:rPr>
        <w:t xml:space="preserve"> </w:t>
      </w:r>
      <w:r>
        <w:rPr>
          <w:lang w:val="ru-RU"/>
        </w:rPr>
        <w:t>же</w:t>
      </w:r>
      <w:r w:rsidR="00AC35B1">
        <w:t xml:space="preserve">, </w:t>
      </w:r>
      <w:r>
        <w:rPr>
          <w:lang w:val="ru-RU"/>
        </w:rPr>
        <w:t xml:space="preserve">они там </w:t>
      </w:r>
      <w:r w:rsidRPr="002363AD">
        <w:rPr>
          <w:i/>
          <w:iCs/>
          <w:lang w:val="ru-RU"/>
        </w:rPr>
        <w:t>есть</w:t>
      </w:r>
      <w:r w:rsidR="00AC35B1">
        <w:t xml:space="preserve">. </w:t>
      </w:r>
      <w:r>
        <w:rPr>
          <w:lang w:val="ru-RU"/>
        </w:rPr>
        <w:t>Очереди</w:t>
      </w:r>
      <w:r w:rsidR="00AC35B1">
        <w:t xml:space="preserve"> </w:t>
      </w:r>
      <w:r>
        <w:rPr>
          <w:lang w:val="ru-RU"/>
        </w:rPr>
        <w:t>НЗР, являющиеся потерями,</w:t>
      </w:r>
      <w:r w:rsidRPr="002363AD">
        <w:rPr>
          <w:lang w:val="ru-RU"/>
        </w:rPr>
        <w:t xml:space="preserve"> </w:t>
      </w:r>
      <w:r>
        <w:rPr>
          <w:lang w:val="ru-RU"/>
        </w:rPr>
        <w:t>не</w:t>
      </w:r>
      <w:r w:rsidRPr="002363AD">
        <w:rPr>
          <w:lang w:val="ru-RU"/>
        </w:rPr>
        <w:t xml:space="preserve"> </w:t>
      </w:r>
      <w:r>
        <w:rPr>
          <w:lang w:val="ru-RU"/>
        </w:rPr>
        <w:t>завершенного</w:t>
      </w:r>
      <w:r w:rsidRPr="002363AD">
        <w:rPr>
          <w:lang w:val="ru-RU"/>
        </w:rPr>
        <w:t xml:space="preserve"> </w:t>
      </w:r>
      <w:r>
        <w:rPr>
          <w:lang w:val="ru-RU"/>
        </w:rPr>
        <w:t xml:space="preserve">проектирования </w:t>
      </w:r>
      <w:r w:rsidR="00AC35B1">
        <w:t>(DIP)—</w:t>
      </w:r>
      <w:r>
        <w:rPr>
          <w:lang w:val="ru-RU"/>
        </w:rPr>
        <w:t>информация</w:t>
      </w:r>
      <w:r w:rsidR="00AC35B1">
        <w:t xml:space="preserve">, </w:t>
      </w:r>
      <w:r>
        <w:rPr>
          <w:lang w:val="ru-RU"/>
        </w:rPr>
        <w:t>документация и байты на диске</w:t>
      </w:r>
      <w:r w:rsidR="00AC35B1">
        <w:t xml:space="preserve">. </w:t>
      </w:r>
      <w:r>
        <w:rPr>
          <w:lang w:val="ru-RU"/>
        </w:rPr>
        <w:t>Незаметные очереди</w:t>
      </w:r>
      <w:r w:rsidR="00AC35B1">
        <w:t xml:space="preserve">. </w:t>
      </w:r>
      <w:r>
        <w:rPr>
          <w:lang w:val="ru-RU"/>
        </w:rPr>
        <w:t xml:space="preserve">Люди в </w:t>
      </w:r>
      <w:r w:rsidR="00AC35B1">
        <w:t xml:space="preserve">Toyota </w:t>
      </w:r>
      <w:r>
        <w:rPr>
          <w:lang w:val="ru-RU"/>
        </w:rPr>
        <w:t xml:space="preserve">учатся </w:t>
      </w:r>
      <w:r w:rsidR="00AC35B1">
        <w:t>“</w:t>
      </w:r>
      <w:r>
        <w:rPr>
          <w:lang w:val="ru-RU"/>
        </w:rPr>
        <w:t>чутью на потери</w:t>
      </w:r>
      <w:r w:rsidR="00AC35B1">
        <w:t xml:space="preserve">.” </w:t>
      </w:r>
      <w:r w:rsidR="006443F3">
        <w:rPr>
          <w:lang w:val="ru-RU"/>
        </w:rPr>
        <w:t>Они</w:t>
      </w:r>
      <w:r w:rsidR="006443F3" w:rsidRPr="00780D45">
        <w:rPr>
          <w:lang w:val="ru-RU"/>
        </w:rPr>
        <w:t xml:space="preserve"> </w:t>
      </w:r>
      <w:r w:rsidR="006443F3">
        <w:rPr>
          <w:lang w:val="ru-RU"/>
        </w:rPr>
        <w:t>учатся</w:t>
      </w:r>
      <w:r w:rsidR="00AC35B1">
        <w:t xml:space="preserve"> </w:t>
      </w:r>
      <w:r w:rsidR="006443F3">
        <w:rPr>
          <w:lang w:val="ru-RU"/>
        </w:rPr>
        <w:t>замечать</w:t>
      </w:r>
      <w:r w:rsidR="006443F3" w:rsidRPr="00780D45">
        <w:rPr>
          <w:lang w:val="ru-RU"/>
        </w:rPr>
        <w:t xml:space="preserve"> </w:t>
      </w:r>
      <w:r w:rsidR="006443F3">
        <w:rPr>
          <w:lang w:val="ru-RU"/>
        </w:rPr>
        <w:t>вещи</w:t>
      </w:r>
      <w:r w:rsidR="006443F3" w:rsidRPr="00780D45">
        <w:rPr>
          <w:lang w:val="ru-RU"/>
        </w:rPr>
        <w:t xml:space="preserve">, </w:t>
      </w:r>
      <w:r w:rsidR="006443F3">
        <w:rPr>
          <w:lang w:val="ru-RU"/>
        </w:rPr>
        <w:t>являющиеся</w:t>
      </w:r>
      <w:r w:rsidR="006443F3" w:rsidRPr="00780D45">
        <w:rPr>
          <w:lang w:val="ru-RU"/>
        </w:rPr>
        <w:t xml:space="preserve"> </w:t>
      </w:r>
      <w:r w:rsidR="006443F3">
        <w:rPr>
          <w:lang w:val="ru-RU"/>
        </w:rPr>
        <w:t>потерями,</w:t>
      </w:r>
      <w:r w:rsidR="00AC35B1">
        <w:t xml:space="preserve"> </w:t>
      </w:r>
      <w:r w:rsidR="006443F3">
        <w:rPr>
          <w:lang w:val="ru-RU"/>
        </w:rPr>
        <w:t>которые</w:t>
      </w:r>
      <w:r w:rsidR="006443F3" w:rsidRPr="00780D45">
        <w:rPr>
          <w:lang w:val="ru-RU"/>
        </w:rPr>
        <w:t xml:space="preserve"> </w:t>
      </w:r>
      <w:r w:rsidR="006443F3">
        <w:rPr>
          <w:lang w:val="ru-RU"/>
        </w:rPr>
        <w:t>они</w:t>
      </w:r>
      <w:r w:rsidR="006443F3" w:rsidRPr="00780D45">
        <w:rPr>
          <w:lang w:val="ru-RU"/>
        </w:rPr>
        <w:t xml:space="preserve"> </w:t>
      </w:r>
      <w:r w:rsidR="006443F3">
        <w:rPr>
          <w:lang w:val="ru-RU"/>
        </w:rPr>
        <w:t>не</w:t>
      </w:r>
      <w:r w:rsidR="006443F3" w:rsidRPr="00780D45">
        <w:rPr>
          <w:lang w:val="ru-RU"/>
        </w:rPr>
        <w:t xml:space="preserve"> </w:t>
      </w:r>
      <w:r w:rsidR="006443F3">
        <w:rPr>
          <w:lang w:val="ru-RU"/>
        </w:rPr>
        <w:t>учли</w:t>
      </w:r>
      <w:r w:rsidR="00AC35B1">
        <w:t xml:space="preserve">, </w:t>
      </w:r>
      <w:r w:rsidR="006443F3">
        <w:rPr>
          <w:lang w:val="ru-RU"/>
        </w:rPr>
        <w:t>такие</w:t>
      </w:r>
      <w:r w:rsidR="006443F3" w:rsidRPr="00780D45">
        <w:rPr>
          <w:lang w:val="ru-RU"/>
        </w:rPr>
        <w:t xml:space="preserve"> </w:t>
      </w:r>
      <w:r w:rsidR="006443F3">
        <w:rPr>
          <w:lang w:val="ru-RU"/>
        </w:rPr>
        <w:t>как</w:t>
      </w:r>
      <w:r w:rsidR="006443F3" w:rsidRPr="00780D45">
        <w:rPr>
          <w:lang w:val="ru-RU"/>
        </w:rPr>
        <w:t xml:space="preserve"> </w:t>
      </w:r>
      <w:r w:rsidR="006443F3">
        <w:rPr>
          <w:i/>
          <w:lang w:val="ru-RU"/>
        </w:rPr>
        <w:t>запасы</w:t>
      </w:r>
      <w:r w:rsidR="006443F3" w:rsidRPr="00780D45">
        <w:rPr>
          <w:i/>
          <w:lang w:val="ru-RU"/>
        </w:rPr>
        <w:t xml:space="preserve"> </w:t>
      </w:r>
      <w:r w:rsidR="00AC35B1">
        <w:t>—</w:t>
      </w:r>
      <w:r w:rsidR="006443F3" w:rsidRPr="00780D45">
        <w:rPr>
          <w:lang w:val="ru-RU"/>
        </w:rPr>
        <w:t xml:space="preserve"> </w:t>
      </w:r>
      <w:r w:rsidR="006443F3">
        <w:rPr>
          <w:lang w:val="ru-RU"/>
        </w:rPr>
        <w:t>очереди</w:t>
      </w:r>
      <w:r w:rsidR="006443F3" w:rsidRPr="00780D45">
        <w:rPr>
          <w:lang w:val="ru-RU"/>
        </w:rPr>
        <w:t xml:space="preserve"> </w:t>
      </w:r>
      <w:r w:rsidR="006443F3">
        <w:rPr>
          <w:lang w:val="ru-RU"/>
        </w:rPr>
        <w:t>чего</w:t>
      </w:r>
      <w:r w:rsidR="006443F3" w:rsidRPr="00780D45">
        <w:rPr>
          <w:lang w:val="ru-RU"/>
        </w:rPr>
        <w:t>-</w:t>
      </w:r>
      <w:r w:rsidR="006443F3">
        <w:rPr>
          <w:lang w:val="ru-RU"/>
        </w:rPr>
        <w:t>либо</w:t>
      </w:r>
      <w:r w:rsidR="00AC35B1">
        <w:t xml:space="preserve">. </w:t>
      </w:r>
      <w:r w:rsidR="006443F3">
        <w:rPr>
          <w:lang w:val="ru-RU"/>
        </w:rPr>
        <w:t>Подобным</w:t>
      </w:r>
      <w:r w:rsidR="006443F3" w:rsidRPr="006443F3">
        <w:rPr>
          <w:lang w:val="ru-RU"/>
        </w:rPr>
        <w:t xml:space="preserve"> </w:t>
      </w:r>
      <w:r w:rsidR="006443F3">
        <w:rPr>
          <w:lang w:val="ru-RU"/>
        </w:rPr>
        <w:t>образом</w:t>
      </w:r>
      <w:r w:rsidR="00AC35B1">
        <w:t xml:space="preserve">, </w:t>
      </w:r>
      <w:r w:rsidR="006443F3">
        <w:rPr>
          <w:lang w:val="ru-RU"/>
        </w:rPr>
        <w:t>работникам</w:t>
      </w:r>
      <w:r w:rsidR="006443F3" w:rsidRPr="006443F3">
        <w:rPr>
          <w:lang w:val="ru-RU"/>
        </w:rPr>
        <w:t xml:space="preserve"> </w:t>
      </w:r>
      <w:r w:rsidR="006443F3">
        <w:rPr>
          <w:lang w:val="ru-RU"/>
        </w:rPr>
        <w:t>в</w:t>
      </w:r>
      <w:r w:rsidR="006443F3" w:rsidRPr="006443F3">
        <w:rPr>
          <w:lang w:val="ru-RU"/>
        </w:rPr>
        <w:t xml:space="preserve"> </w:t>
      </w:r>
      <w:r w:rsidR="006443F3">
        <w:rPr>
          <w:lang w:val="ru-RU"/>
        </w:rPr>
        <w:t>интеллектуальной</w:t>
      </w:r>
      <w:r w:rsidR="006443F3" w:rsidRPr="006443F3">
        <w:rPr>
          <w:lang w:val="ru-RU"/>
        </w:rPr>
        <w:t xml:space="preserve"> </w:t>
      </w:r>
      <w:r w:rsidR="006443F3">
        <w:rPr>
          <w:lang w:val="ru-RU"/>
        </w:rPr>
        <w:t>отрасли</w:t>
      </w:r>
      <w:r w:rsidR="00AC35B1">
        <w:t xml:space="preserve"> </w:t>
      </w:r>
      <w:r w:rsidR="006443F3">
        <w:rPr>
          <w:lang w:val="ru-RU"/>
        </w:rPr>
        <w:t>необходим</w:t>
      </w:r>
      <w:r w:rsidR="006443F3" w:rsidRPr="006443F3">
        <w:rPr>
          <w:lang w:val="ru-RU"/>
        </w:rPr>
        <w:t xml:space="preserve"> </w:t>
      </w:r>
      <w:r w:rsidR="006443F3">
        <w:rPr>
          <w:lang w:val="ru-RU"/>
        </w:rPr>
        <w:t>урок</w:t>
      </w:r>
      <w:r w:rsidR="00AC35B1">
        <w:t xml:space="preserve"> </w:t>
      </w:r>
      <w:r w:rsidR="004144E9">
        <w:rPr>
          <w:lang w:val="ru-RU"/>
        </w:rPr>
        <w:t xml:space="preserve">по </w:t>
      </w:r>
      <w:r w:rsidR="00AC35B1">
        <w:t>“</w:t>
      </w:r>
      <w:r w:rsidR="006443F3">
        <w:rPr>
          <w:lang w:val="ru-RU"/>
        </w:rPr>
        <w:t>чуть</w:t>
      </w:r>
      <w:r w:rsidR="004144E9">
        <w:rPr>
          <w:lang w:val="ru-RU"/>
        </w:rPr>
        <w:t>ю</w:t>
      </w:r>
      <w:r w:rsidR="006443F3" w:rsidRPr="006443F3">
        <w:rPr>
          <w:lang w:val="ru-RU"/>
        </w:rPr>
        <w:t xml:space="preserve"> </w:t>
      </w:r>
      <w:r w:rsidR="006443F3">
        <w:rPr>
          <w:lang w:val="ru-RU"/>
        </w:rPr>
        <w:t>на</w:t>
      </w:r>
      <w:r w:rsidR="006443F3" w:rsidRPr="006443F3">
        <w:rPr>
          <w:lang w:val="ru-RU"/>
        </w:rPr>
        <w:t xml:space="preserve"> </w:t>
      </w:r>
      <w:r w:rsidR="006443F3">
        <w:rPr>
          <w:lang w:val="ru-RU"/>
        </w:rPr>
        <w:t>очереди</w:t>
      </w:r>
      <w:r w:rsidR="00AC35B1">
        <w:t>”</w:t>
      </w:r>
      <w:r w:rsidR="006443F3">
        <w:rPr>
          <w:lang w:val="ru-RU"/>
        </w:rPr>
        <w:t>,</w:t>
      </w:r>
      <w:r w:rsidR="006443F3" w:rsidRPr="006443F3">
        <w:t xml:space="preserve"> чтобы они начали ощущать, что происходит и вырабатывать ощущение срочности в отношении уменьшения размеров очередей.</w:t>
      </w:r>
      <w:ins w:id="128" w:author="Krotov Aretm" w:date="2020-09-26T19:58:00Z">
        <w:r w:rsidR="006D0473">
          <w:rPr>
            <w:lang w:val="ru-RU"/>
          </w:rPr>
          <w:t xml:space="preserve">2 </w:t>
        </w:r>
      </w:ins>
    </w:p>
    <w:p w14:paraId="1CD13C2E" w14:textId="78526B45" w:rsidR="00C64647" w:rsidRPr="00A40832" w:rsidRDefault="00C8251A" w:rsidP="00AE1BE2">
      <w:pPr>
        <w:spacing w:after="120" w:line="264" w:lineRule="auto"/>
        <w:ind w:left="-6" w:right="0" w:hanging="11"/>
        <w:jc w:val="left"/>
        <w:rPr>
          <w:lang w:val="ru-RU"/>
        </w:rPr>
      </w:pPr>
      <w:r>
        <w:rPr>
          <w:rFonts w:ascii="Arial" w:eastAsia="Arial" w:hAnsi="Arial" w:cs="Arial"/>
          <w:sz w:val="16"/>
          <w:lang w:val="ru-RU"/>
        </w:rPr>
        <w:t>Рис</w:t>
      </w:r>
      <w:r w:rsidR="00AC35B1">
        <w:rPr>
          <w:rFonts w:ascii="Arial" w:eastAsia="Arial" w:hAnsi="Arial" w:cs="Arial"/>
          <w:sz w:val="16"/>
        </w:rPr>
        <w:t xml:space="preserve"> 1.7 </w:t>
      </w:r>
      <w:r w:rsidR="00A40832">
        <w:rPr>
          <w:rFonts w:ascii="Arial" w:eastAsia="Arial" w:hAnsi="Arial" w:cs="Arial"/>
          <w:sz w:val="16"/>
          <w:lang w:val="ru-RU"/>
        </w:rPr>
        <w:t>бережливое</w:t>
      </w:r>
      <w:r w:rsidR="00A40832" w:rsidRPr="00A40832">
        <w:rPr>
          <w:rFonts w:ascii="Arial" w:eastAsia="Arial" w:hAnsi="Arial" w:cs="Arial"/>
          <w:sz w:val="16"/>
          <w:lang w:val="ru-RU"/>
        </w:rPr>
        <w:t xml:space="preserve"> </w:t>
      </w:r>
      <w:r w:rsidR="00A40832">
        <w:rPr>
          <w:rFonts w:ascii="Arial" w:eastAsia="Arial" w:hAnsi="Arial" w:cs="Arial"/>
          <w:sz w:val="16"/>
          <w:lang w:val="ru-RU"/>
        </w:rPr>
        <w:t>визуальное</w:t>
      </w:r>
      <w:r w:rsidR="00A40832" w:rsidRPr="00A40832">
        <w:rPr>
          <w:rFonts w:ascii="Arial" w:eastAsia="Arial" w:hAnsi="Arial" w:cs="Arial"/>
          <w:sz w:val="16"/>
          <w:lang w:val="ru-RU"/>
        </w:rPr>
        <w:t xml:space="preserve"> </w:t>
      </w:r>
      <w:r w:rsidR="00A40832">
        <w:rPr>
          <w:rFonts w:ascii="Arial" w:eastAsia="Arial" w:hAnsi="Arial" w:cs="Arial"/>
          <w:sz w:val="16"/>
          <w:lang w:val="ru-RU"/>
        </w:rPr>
        <w:t>управление</w:t>
      </w:r>
      <w:r w:rsidR="00A40832" w:rsidRPr="00A40832">
        <w:rPr>
          <w:rFonts w:ascii="Arial" w:eastAsia="Arial" w:hAnsi="Arial" w:cs="Arial"/>
          <w:sz w:val="16"/>
          <w:lang w:val="ru-RU"/>
        </w:rPr>
        <w:t xml:space="preserve"> </w:t>
      </w:r>
      <w:r w:rsidR="00A40832">
        <w:rPr>
          <w:rFonts w:ascii="Arial" w:eastAsia="Arial" w:hAnsi="Arial" w:cs="Arial"/>
          <w:sz w:val="16"/>
          <w:lang w:val="ru-RU"/>
        </w:rPr>
        <w:t>создаёт</w:t>
      </w:r>
      <w:r w:rsidR="00A40832" w:rsidRPr="00A40832">
        <w:rPr>
          <w:rFonts w:ascii="Arial" w:eastAsia="Arial" w:hAnsi="Arial" w:cs="Arial"/>
          <w:sz w:val="16"/>
          <w:lang w:val="ru-RU"/>
        </w:rPr>
        <w:t xml:space="preserve"> </w:t>
      </w:r>
      <w:r w:rsidR="00A40832" w:rsidRPr="00A40832">
        <w:rPr>
          <w:rFonts w:ascii="Arial" w:eastAsia="Arial" w:hAnsi="Arial" w:cs="Arial"/>
          <w:i/>
          <w:iCs/>
          <w:sz w:val="16"/>
          <w:lang w:val="ru-RU"/>
        </w:rPr>
        <w:t>физические</w:t>
      </w:r>
      <w:r w:rsidR="00A40832" w:rsidRPr="00A40832">
        <w:rPr>
          <w:rFonts w:ascii="Arial" w:eastAsia="Arial" w:hAnsi="Arial" w:cs="Arial"/>
          <w:iCs/>
          <w:sz w:val="16"/>
          <w:lang w:val="ru-RU"/>
        </w:rPr>
        <w:t xml:space="preserve"> </w:t>
      </w:r>
      <w:r w:rsidR="00A40832">
        <w:rPr>
          <w:rFonts w:ascii="Arial" w:eastAsia="Arial" w:hAnsi="Arial" w:cs="Arial"/>
          <w:iCs/>
          <w:sz w:val="16"/>
          <w:lang w:val="ru-RU"/>
        </w:rPr>
        <w:t>маркеры</w:t>
      </w:r>
      <w:r w:rsidR="00AC35B1">
        <w:rPr>
          <w:rFonts w:ascii="Arial" w:eastAsia="Arial" w:hAnsi="Arial" w:cs="Arial"/>
          <w:sz w:val="16"/>
        </w:rPr>
        <w:t xml:space="preserve">, </w:t>
      </w:r>
      <w:commentRangeStart w:id="129"/>
      <w:commentRangeStart w:id="130"/>
      <w:r w:rsidR="00A40832">
        <w:rPr>
          <w:rFonts w:ascii="Arial" w:eastAsia="Arial" w:hAnsi="Arial" w:cs="Arial"/>
          <w:sz w:val="16"/>
          <w:lang w:val="ru-RU"/>
        </w:rPr>
        <w:t>такие</w:t>
      </w:r>
      <w:r w:rsidR="00A40832" w:rsidRPr="00A40832">
        <w:rPr>
          <w:rFonts w:ascii="Arial" w:eastAsia="Arial" w:hAnsi="Arial" w:cs="Arial"/>
          <w:sz w:val="16"/>
          <w:lang w:val="ru-RU"/>
        </w:rPr>
        <w:t xml:space="preserve"> </w:t>
      </w:r>
      <w:r w:rsidR="00A40832">
        <w:rPr>
          <w:rFonts w:ascii="Arial" w:eastAsia="Arial" w:hAnsi="Arial" w:cs="Arial"/>
          <w:sz w:val="16"/>
          <w:lang w:val="ru-RU"/>
        </w:rPr>
        <w:t>как</w:t>
      </w:r>
      <w:r w:rsidR="00A40832" w:rsidRPr="00A40832">
        <w:rPr>
          <w:rFonts w:ascii="Arial" w:eastAsia="Arial" w:hAnsi="Arial" w:cs="Arial"/>
          <w:sz w:val="16"/>
          <w:lang w:val="ru-RU"/>
        </w:rPr>
        <w:t xml:space="preserve"> </w:t>
      </w:r>
      <w:r w:rsidR="00A40832">
        <w:rPr>
          <w:rFonts w:ascii="Arial" w:eastAsia="Arial" w:hAnsi="Arial" w:cs="Arial"/>
          <w:sz w:val="16"/>
          <w:lang w:val="ru-RU"/>
        </w:rPr>
        <w:t>карточки</w:t>
      </w:r>
      <w:r w:rsidR="00A40832" w:rsidRPr="00A40832">
        <w:rPr>
          <w:rFonts w:ascii="Arial" w:eastAsia="Arial" w:hAnsi="Arial" w:cs="Arial"/>
          <w:sz w:val="16"/>
          <w:lang w:val="ru-RU"/>
        </w:rPr>
        <w:t xml:space="preserve"> </w:t>
      </w:r>
      <w:r w:rsidR="00A40832">
        <w:rPr>
          <w:rFonts w:ascii="Arial" w:eastAsia="Arial" w:hAnsi="Arial" w:cs="Arial"/>
          <w:sz w:val="16"/>
          <w:lang w:val="ru-RU"/>
        </w:rPr>
        <w:t>задач</w:t>
      </w:r>
      <w:r w:rsidR="00AC35B1">
        <w:rPr>
          <w:rFonts w:ascii="Arial" w:eastAsia="Arial" w:hAnsi="Arial" w:cs="Arial"/>
          <w:sz w:val="16"/>
        </w:rPr>
        <w:t xml:space="preserve"> </w:t>
      </w:r>
      <w:r w:rsidR="00A40832">
        <w:rPr>
          <w:rFonts w:ascii="Arial" w:eastAsia="Arial" w:hAnsi="Arial" w:cs="Arial"/>
          <w:sz w:val="16"/>
          <w:lang w:val="ru-RU"/>
        </w:rPr>
        <w:t xml:space="preserve">на доске </w:t>
      </w:r>
      <w:del w:id="131" w:author="Пользователь" w:date="2020-09-27T07:44:00Z">
        <w:r w:rsidR="00A40832" w:rsidDel="006E0FC4">
          <w:rPr>
            <w:rFonts w:ascii="Arial" w:eastAsia="Arial" w:hAnsi="Arial" w:cs="Arial"/>
            <w:sz w:val="16"/>
            <w:lang w:val="ru-RU"/>
          </w:rPr>
          <w:delText xml:space="preserve">задач </w:delText>
        </w:r>
      </w:del>
      <w:r w:rsidR="00A40832">
        <w:rPr>
          <w:rFonts w:ascii="Arial" w:eastAsia="Arial" w:hAnsi="Arial" w:cs="Arial"/>
          <w:sz w:val="16"/>
          <w:lang w:val="ru-RU"/>
        </w:rPr>
        <w:t xml:space="preserve">или </w:t>
      </w:r>
      <w:ins w:id="132" w:author="Пользователь" w:date="2020-09-27T07:44:00Z">
        <w:r w:rsidR="006E0FC4">
          <w:rPr>
            <w:rFonts w:ascii="Arial" w:eastAsia="Arial" w:hAnsi="Arial" w:cs="Arial"/>
            <w:sz w:val="16"/>
            <w:lang w:val="ru-RU"/>
          </w:rPr>
          <w:t>бум</w:t>
        </w:r>
      </w:ins>
      <w:ins w:id="133" w:author="Пользователь" w:date="2020-09-27T07:45:00Z">
        <w:r w:rsidR="006E0FC4">
          <w:rPr>
            <w:rFonts w:ascii="Arial" w:eastAsia="Arial" w:hAnsi="Arial" w:cs="Arial"/>
            <w:sz w:val="16"/>
            <w:lang w:val="ru-RU"/>
          </w:rPr>
          <w:t xml:space="preserve">ажные </w:t>
        </w:r>
      </w:ins>
      <w:r w:rsidR="00A40832">
        <w:rPr>
          <w:rFonts w:ascii="Arial" w:eastAsia="Arial" w:hAnsi="Arial" w:cs="Arial"/>
          <w:sz w:val="16"/>
          <w:lang w:val="ru-RU"/>
        </w:rPr>
        <w:t xml:space="preserve">диаграммы </w:t>
      </w:r>
      <w:del w:id="134" w:author="Пользователь" w:date="2020-09-27T07:45:00Z">
        <w:r w:rsidR="00A40832" w:rsidDel="006E0FC4">
          <w:rPr>
            <w:rFonts w:ascii="Arial" w:eastAsia="Arial" w:hAnsi="Arial" w:cs="Arial"/>
            <w:sz w:val="16"/>
            <w:lang w:val="ru-RU"/>
          </w:rPr>
          <w:delText>доске</w:delText>
        </w:r>
        <w:commentRangeEnd w:id="129"/>
        <w:r w:rsidR="006D0473" w:rsidDel="006E0FC4">
          <w:rPr>
            <w:rStyle w:val="CommentReference"/>
          </w:rPr>
          <w:commentReference w:id="129"/>
        </w:r>
      </w:del>
      <w:commentRangeEnd w:id="130"/>
      <w:r w:rsidR="006E0FC4">
        <w:rPr>
          <w:rStyle w:val="CommentReference"/>
        </w:rPr>
        <w:commentReference w:id="130"/>
      </w:r>
      <w:ins w:id="135" w:author="Пользователь" w:date="2020-09-27T07:45:00Z">
        <w:r w:rsidR="006E0FC4">
          <w:rPr>
            <w:rFonts w:ascii="Arial" w:eastAsia="Arial" w:hAnsi="Arial" w:cs="Arial"/>
            <w:sz w:val="16"/>
            <w:lang w:val="ru-RU"/>
          </w:rPr>
          <w:t>на стене</w:t>
        </w:r>
      </w:ins>
      <w:r w:rsidR="00AC35B1">
        <w:rPr>
          <w:rFonts w:ascii="Arial" w:eastAsia="Arial" w:hAnsi="Arial" w:cs="Arial"/>
          <w:sz w:val="16"/>
        </w:rPr>
        <w:t xml:space="preserve">, </w:t>
      </w:r>
      <w:r w:rsidR="00A40832">
        <w:rPr>
          <w:rFonts w:ascii="Arial" w:eastAsia="Arial" w:hAnsi="Arial" w:cs="Arial"/>
          <w:sz w:val="16"/>
          <w:lang w:val="ru-RU"/>
        </w:rPr>
        <w:t xml:space="preserve">так незаметные очереди становятся заметными </w:t>
      </w:r>
      <w:r w:rsidR="00AC35B1">
        <w:rPr>
          <w:rFonts w:ascii="Arial" w:eastAsia="Arial" w:hAnsi="Arial" w:cs="Arial"/>
          <w:sz w:val="16"/>
        </w:rPr>
        <w:t>—</w:t>
      </w:r>
      <w:r w:rsidR="00A40832">
        <w:rPr>
          <w:rFonts w:ascii="Arial" w:eastAsia="Arial" w:hAnsi="Arial" w:cs="Arial"/>
          <w:sz w:val="16"/>
          <w:lang w:val="ru-RU"/>
        </w:rPr>
        <w:t xml:space="preserve"> реально</w:t>
      </w:r>
      <w:r w:rsidR="00AC35B1">
        <w:rPr>
          <w:rFonts w:ascii="Arial" w:eastAsia="Arial" w:hAnsi="Arial" w:cs="Arial"/>
          <w:sz w:val="16"/>
        </w:rPr>
        <w:t xml:space="preserve"> </w:t>
      </w:r>
      <w:r w:rsidR="00A40832">
        <w:rPr>
          <w:rFonts w:ascii="Arial" w:eastAsia="Arial" w:hAnsi="Arial" w:cs="Arial"/>
          <w:i/>
          <w:sz w:val="16"/>
          <w:lang w:val="ru-RU"/>
        </w:rPr>
        <w:t>видимыми и</w:t>
      </w:r>
      <w:r w:rsidR="00AC35B1">
        <w:rPr>
          <w:rFonts w:ascii="Arial" w:eastAsia="Arial" w:hAnsi="Arial" w:cs="Arial"/>
          <w:i/>
          <w:sz w:val="16"/>
        </w:rPr>
        <w:t xml:space="preserve"> </w:t>
      </w:r>
      <w:r w:rsidR="00A40832">
        <w:rPr>
          <w:rFonts w:ascii="Arial" w:eastAsia="Arial" w:hAnsi="Arial" w:cs="Arial"/>
          <w:i/>
          <w:sz w:val="16"/>
          <w:lang w:val="ru-RU"/>
        </w:rPr>
        <w:t>ощущаемыми</w:t>
      </w:r>
    </w:p>
    <w:p w14:paraId="21FE6ADC" w14:textId="77777777" w:rsidR="00C64647" w:rsidRDefault="00AC35B1">
      <w:pPr>
        <w:spacing w:after="346" w:line="259" w:lineRule="auto"/>
        <w:ind w:left="930" w:right="0" w:firstLine="0"/>
        <w:jc w:val="left"/>
      </w:pPr>
      <w:r>
        <w:rPr>
          <w:noProof/>
        </w:rPr>
        <w:drawing>
          <wp:inline distT="0" distB="0" distL="0" distR="0" wp14:anchorId="2DE4EB38" wp14:editId="4220952A">
            <wp:extent cx="3889248" cy="1706880"/>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31"/>
                    <a:stretch>
                      <a:fillRect/>
                    </a:stretch>
                  </pic:blipFill>
                  <pic:spPr>
                    <a:xfrm>
                      <a:off x="0" y="0"/>
                      <a:ext cx="3889248" cy="1706880"/>
                    </a:xfrm>
                    <a:prstGeom prst="rect">
                      <a:avLst/>
                    </a:prstGeom>
                  </pic:spPr>
                </pic:pic>
              </a:graphicData>
            </a:graphic>
          </wp:inline>
        </w:drawing>
      </w:r>
    </w:p>
    <w:p w14:paraId="38562B9A" w14:textId="7A9A4749" w:rsidR="00D74059" w:rsidRDefault="00F73339">
      <w:pPr>
        <w:ind w:right="0"/>
      </w:pPr>
      <w:r w:rsidRPr="00F73339">
        <w:rPr>
          <w:b/>
        </w:rPr>
        <w:t xml:space="preserve">Физические маркеры для обнаружения очередей </w:t>
      </w:r>
      <w:r w:rsidR="00AC35B1">
        <w:t>—</w:t>
      </w:r>
      <w:r w:rsidRPr="00F73339">
        <w:t xml:space="preserve"> Чтобы развивать</w:t>
      </w:r>
      <w:r w:rsidR="00AC35B1">
        <w:t xml:space="preserve"> “</w:t>
      </w:r>
      <w:r w:rsidRPr="00F73339">
        <w:t>чутьё на очереди</w:t>
      </w:r>
      <w:r w:rsidR="00AC35B1">
        <w:t xml:space="preserve">” </w:t>
      </w:r>
      <w:r w:rsidRPr="00F73339">
        <w:t>в любой из областей</w:t>
      </w:r>
      <w:r w:rsidR="00AC35B1">
        <w:t xml:space="preserve"> (</w:t>
      </w:r>
      <w:r w:rsidRPr="00F73339">
        <w:t>услуги</w:t>
      </w:r>
      <w:r w:rsidR="00AC35B1">
        <w:t xml:space="preserve">, </w:t>
      </w:r>
      <w:r w:rsidRPr="00F73339">
        <w:t>разработка</w:t>
      </w:r>
      <w:r w:rsidR="00AC35B1">
        <w:t xml:space="preserve">, …) </w:t>
      </w:r>
      <w:r w:rsidRPr="00F73339">
        <w:t>и осознание срочности, внимательность к</w:t>
      </w:r>
      <w:r>
        <w:rPr>
          <w:lang w:val="ru-RU"/>
        </w:rPr>
        <w:t xml:space="preserve"> очередям и НЗР</w:t>
      </w:r>
      <w:r w:rsidR="00AC35B1">
        <w:t xml:space="preserve">, </w:t>
      </w:r>
      <w:r>
        <w:rPr>
          <w:lang w:val="ru-RU"/>
        </w:rPr>
        <w:t xml:space="preserve">применяйте </w:t>
      </w:r>
      <w:r>
        <w:rPr>
          <w:i/>
          <w:lang w:val="ru-RU"/>
        </w:rPr>
        <w:t>визуальное управление</w:t>
      </w:r>
      <w:r w:rsidR="00AC35B1">
        <w:t xml:space="preserve"> </w:t>
      </w:r>
      <w:r>
        <w:rPr>
          <w:lang w:val="ru-RU"/>
        </w:rPr>
        <w:t>с</w:t>
      </w:r>
      <w:r w:rsidR="00AC35B1">
        <w:t xml:space="preserve"> </w:t>
      </w:r>
      <w:r>
        <w:rPr>
          <w:i/>
          <w:lang w:val="ru-RU"/>
        </w:rPr>
        <w:t>физическими</w:t>
      </w:r>
      <w:r w:rsidR="00AC35B1">
        <w:t xml:space="preserve"> </w:t>
      </w:r>
      <w:r>
        <w:rPr>
          <w:lang w:val="ru-RU"/>
        </w:rPr>
        <w:t>маркерами</w:t>
      </w:r>
      <w:r w:rsidR="00AC35B1">
        <w:t xml:space="preserve">, </w:t>
      </w:r>
      <w:r>
        <w:rPr>
          <w:lang w:val="ru-RU"/>
        </w:rPr>
        <w:t>такие как карточки на стенах</w:t>
      </w:r>
      <w:r w:rsidR="00AC35B1">
        <w:t xml:space="preserve">. </w:t>
      </w:r>
      <w:r>
        <w:rPr>
          <w:lang w:val="ru-RU"/>
        </w:rPr>
        <w:t>Почему</w:t>
      </w:r>
      <w:r w:rsidRPr="00780D45">
        <w:rPr>
          <w:lang w:val="ru-RU"/>
        </w:rPr>
        <w:t xml:space="preserve"> </w:t>
      </w:r>
      <w:r>
        <w:rPr>
          <w:lang w:val="ru-RU"/>
        </w:rPr>
        <w:t>физическими</w:t>
      </w:r>
      <w:r w:rsidR="00AC35B1">
        <w:t xml:space="preserve">? </w:t>
      </w:r>
      <w:r>
        <w:rPr>
          <w:lang w:val="ru-RU"/>
        </w:rPr>
        <w:t xml:space="preserve">Если </w:t>
      </w:r>
      <w:r w:rsidRPr="00F73339">
        <w:rPr>
          <w:lang w:val="ru-RU"/>
        </w:rPr>
        <w:t>“</w:t>
      </w:r>
      <w:r>
        <w:rPr>
          <w:lang w:val="ru-RU"/>
        </w:rPr>
        <w:t>спрятать</w:t>
      </w:r>
      <w:r w:rsidRPr="00F73339">
        <w:rPr>
          <w:lang w:val="ru-RU"/>
        </w:rPr>
        <w:t>”</w:t>
      </w:r>
      <w:r w:rsidRPr="00F73339">
        <w:t xml:space="preserve"> задач</w:t>
      </w:r>
      <w:r>
        <w:rPr>
          <w:lang w:val="ru-RU"/>
        </w:rPr>
        <w:t>и</w:t>
      </w:r>
      <w:r w:rsidRPr="00F73339">
        <w:t xml:space="preserve"> внутри сегодняшних компьютеров</w:t>
      </w:r>
      <w:r w:rsidRPr="00F73339">
        <w:rPr>
          <w:lang w:val="ru-RU"/>
        </w:rPr>
        <w:t xml:space="preserve">, </w:t>
      </w:r>
      <w:r>
        <w:rPr>
          <w:lang w:val="ru-RU"/>
        </w:rPr>
        <w:t>это</w:t>
      </w:r>
      <w:r w:rsidRPr="00F73339">
        <w:t xml:space="preserve"> теряет свой смысл</w:t>
      </w:r>
      <w:r>
        <w:t>, потому что</w:t>
      </w:r>
      <w:r w:rsidRPr="00F73339">
        <w:t xml:space="preserve"> эти очереди </w:t>
      </w:r>
      <w:r>
        <w:rPr>
          <w:lang w:val="ru-RU"/>
        </w:rPr>
        <w:t xml:space="preserve">должны быть </w:t>
      </w:r>
      <w:r w:rsidRPr="00F73339">
        <w:rPr>
          <w:i/>
          <w:iCs/>
          <w:lang w:val="ru-RU"/>
        </w:rPr>
        <w:t>большими и</w:t>
      </w:r>
      <w:r>
        <w:rPr>
          <w:lang w:val="ru-RU"/>
        </w:rPr>
        <w:t xml:space="preserve"> </w:t>
      </w:r>
      <w:r w:rsidRPr="00F73339">
        <w:rPr>
          <w:i/>
          <w:lang w:val="ru-RU"/>
        </w:rPr>
        <w:t>легко</w:t>
      </w:r>
      <w:r w:rsidR="00AC35B1" w:rsidRPr="00F73339">
        <w:rPr>
          <w:i/>
        </w:rPr>
        <w:t xml:space="preserve"> </w:t>
      </w:r>
      <w:r w:rsidRPr="00F73339">
        <w:rPr>
          <w:i/>
          <w:lang w:val="ru-RU"/>
        </w:rPr>
        <w:t>заметными всё время</w:t>
      </w:r>
      <w:r w:rsidR="00AC35B1">
        <w:t xml:space="preserve">. </w:t>
      </w:r>
      <w:r>
        <w:rPr>
          <w:lang w:val="ru-RU"/>
        </w:rPr>
        <w:t>Сохранение</w:t>
      </w:r>
      <w:r w:rsidRPr="00F73339">
        <w:rPr>
          <w:lang w:val="ru-RU"/>
        </w:rPr>
        <w:t xml:space="preserve"> </w:t>
      </w:r>
      <w:r>
        <w:rPr>
          <w:lang w:val="ru-RU"/>
        </w:rPr>
        <w:t>внутри</w:t>
      </w:r>
      <w:r w:rsidRPr="00F73339">
        <w:rPr>
          <w:lang w:val="ru-RU"/>
        </w:rPr>
        <w:t xml:space="preserve"> </w:t>
      </w:r>
      <w:r>
        <w:rPr>
          <w:lang w:val="ru-RU"/>
        </w:rPr>
        <w:t>компьютера</w:t>
      </w:r>
      <w:r w:rsidR="00AC35B1">
        <w:t xml:space="preserve"> (</w:t>
      </w:r>
      <w:r>
        <w:rPr>
          <w:lang w:val="ru-RU"/>
        </w:rPr>
        <w:t>например, в электронной таблице</w:t>
      </w:r>
      <w:r w:rsidR="00AC35B1">
        <w:t xml:space="preserve">) </w:t>
      </w:r>
      <w:r w:rsidR="008E0C96">
        <w:rPr>
          <w:lang w:val="ru-RU"/>
        </w:rPr>
        <w:t>делает их мелкими и не всегда заметными</w:t>
      </w:r>
      <w:r w:rsidR="00AC35B1">
        <w:t xml:space="preserve">. </w:t>
      </w:r>
      <w:r w:rsidR="008E0C96">
        <w:rPr>
          <w:lang w:val="ru-RU"/>
        </w:rPr>
        <w:t>И</w:t>
      </w:r>
      <w:r w:rsidR="008E0C96" w:rsidRPr="008E0C96">
        <w:rPr>
          <w:lang w:val="ru-RU"/>
        </w:rPr>
        <w:t xml:space="preserve"> </w:t>
      </w:r>
      <w:r w:rsidR="008E0C96">
        <w:rPr>
          <w:i/>
          <w:lang w:val="ru-RU"/>
        </w:rPr>
        <w:t>люди</w:t>
      </w:r>
      <w:r w:rsidR="008E0C96" w:rsidRPr="008E0C96">
        <w:t xml:space="preserve">— с бессчётным количеством эпох эволюции вырабатывающие инстинкт работать с конкретными, ощутимыми вещами — нуждаются в </w:t>
      </w:r>
      <w:r w:rsidR="006F53F6" w:rsidRPr="008E0C96">
        <w:t>том,</w:t>
      </w:r>
      <w:r w:rsidR="008E0C96" w:rsidRPr="008E0C96">
        <w:t xml:space="preserve"> чтобы </w:t>
      </w:r>
      <w:r w:rsidR="008E0C96" w:rsidRPr="008E0C96">
        <w:rPr>
          <w:i/>
          <w:iCs/>
        </w:rPr>
        <w:t>видеть и чувствовать осязаемые очереди.</w:t>
      </w:r>
      <w:r w:rsidR="009F334A" w:rsidRPr="009F334A">
        <w:rPr>
          <w:bCs/>
          <w:vertAlign w:val="superscript"/>
        </w:rPr>
        <w:footnoteReference w:id="21"/>
      </w:r>
      <w:r w:rsidR="00AC35B1">
        <w:t>.</w:t>
      </w:r>
    </w:p>
    <w:p w14:paraId="142B08E5" w14:textId="77777777" w:rsidR="00D74059" w:rsidRPr="00780D45" w:rsidRDefault="00D74059">
      <w:pPr>
        <w:spacing w:after="0" w:line="240" w:lineRule="auto"/>
        <w:ind w:left="0" w:right="0" w:firstLine="0"/>
        <w:jc w:val="left"/>
        <w:rPr>
          <w:lang w:val="ru-RU"/>
        </w:rPr>
      </w:pPr>
      <w:r>
        <w:br w:type="page"/>
      </w:r>
    </w:p>
    <w:p w14:paraId="5CD376D4" w14:textId="290B9C07" w:rsidR="00C64647" w:rsidRDefault="00AC35B1">
      <w:pPr>
        <w:spacing w:after="537"/>
        <w:ind w:left="130" w:right="0"/>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77075395" wp14:editId="3DCCA724">
                <wp:simplePos x="0" y="0"/>
                <wp:positionH relativeFrom="column">
                  <wp:posOffset>70995</wp:posOffset>
                </wp:positionH>
                <wp:positionV relativeFrom="paragraph">
                  <wp:posOffset>516</wp:posOffset>
                </wp:positionV>
                <wp:extent cx="1984248" cy="1347978"/>
                <wp:effectExtent l="0" t="0" r="0" b="0"/>
                <wp:wrapSquare wrapText="bothSides"/>
                <wp:docPr id="37214" name="Group 37214"/>
                <wp:cNvGraphicFramePr/>
                <a:graphic xmlns:a="http://schemas.openxmlformats.org/drawingml/2006/main">
                  <a:graphicData uri="http://schemas.microsoft.com/office/word/2010/wordprocessingGroup">
                    <wpg:wgp>
                      <wpg:cNvGrpSpPr/>
                      <wpg:grpSpPr>
                        <a:xfrm>
                          <a:off x="0" y="0"/>
                          <a:ext cx="1984248" cy="1347978"/>
                          <a:chOff x="0" y="0"/>
                          <a:chExt cx="1984248" cy="1347978"/>
                        </a:xfrm>
                      </wpg:grpSpPr>
                      <pic:pic xmlns:pic="http://schemas.openxmlformats.org/drawingml/2006/picture">
                        <pic:nvPicPr>
                          <pic:cNvPr id="38709" name="Picture 38709"/>
                          <pic:cNvPicPr/>
                        </pic:nvPicPr>
                        <pic:blipFill>
                          <a:blip r:embed="rId32"/>
                          <a:stretch>
                            <a:fillRect/>
                          </a:stretch>
                        </pic:blipFill>
                        <pic:spPr>
                          <a:xfrm>
                            <a:off x="-4571" y="-4063"/>
                            <a:ext cx="1987296" cy="1353312"/>
                          </a:xfrm>
                          <a:prstGeom prst="rect">
                            <a:avLst/>
                          </a:prstGeom>
                        </pic:spPr>
                      </pic:pic>
                      <wps:wsp>
                        <wps:cNvPr id="2948" name="Shape 2948"/>
                        <wps:cNvSpPr/>
                        <wps:spPr>
                          <a:xfrm>
                            <a:off x="805434" y="236982"/>
                            <a:ext cx="86106" cy="57150"/>
                          </a:xfrm>
                          <a:custGeom>
                            <a:avLst/>
                            <a:gdLst/>
                            <a:ahLst/>
                            <a:cxnLst/>
                            <a:rect l="0" t="0" r="0" b="0"/>
                            <a:pathLst>
                              <a:path w="86106" h="57150">
                                <a:moveTo>
                                  <a:pt x="76200" y="0"/>
                                </a:moveTo>
                                <a:lnTo>
                                  <a:pt x="86106" y="0"/>
                                </a:lnTo>
                                <a:lnTo>
                                  <a:pt x="86106" y="12954"/>
                                </a:lnTo>
                                <a:lnTo>
                                  <a:pt x="77724" y="12954"/>
                                </a:lnTo>
                                <a:lnTo>
                                  <a:pt x="68580" y="14478"/>
                                </a:lnTo>
                                <a:lnTo>
                                  <a:pt x="68580" y="13716"/>
                                </a:lnTo>
                                <a:lnTo>
                                  <a:pt x="60198" y="16002"/>
                                </a:lnTo>
                                <a:lnTo>
                                  <a:pt x="60960" y="16002"/>
                                </a:lnTo>
                                <a:lnTo>
                                  <a:pt x="52578" y="19050"/>
                                </a:lnTo>
                                <a:lnTo>
                                  <a:pt x="53340" y="19050"/>
                                </a:lnTo>
                                <a:lnTo>
                                  <a:pt x="45720" y="22860"/>
                                </a:lnTo>
                                <a:lnTo>
                                  <a:pt x="46482" y="22860"/>
                                </a:lnTo>
                                <a:lnTo>
                                  <a:pt x="38862" y="27432"/>
                                </a:lnTo>
                                <a:lnTo>
                                  <a:pt x="38862" y="26670"/>
                                </a:lnTo>
                                <a:lnTo>
                                  <a:pt x="31242" y="32004"/>
                                </a:lnTo>
                                <a:lnTo>
                                  <a:pt x="20574" y="42672"/>
                                </a:lnTo>
                                <a:lnTo>
                                  <a:pt x="15240" y="49530"/>
                                </a:lnTo>
                                <a:lnTo>
                                  <a:pt x="16002" y="49530"/>
                                </a:lnTo>
                                <a:lnTo>
                                  <a:pt x="11430" y="57150"/>
                                </a:lnTo>
                                <a:lnTo>
                                  <a:pt x="11430" y="56388"/>
                                </a:lnTo>
                                <a:lnTo>
                                  <a:pt x="0" y="51054"/>
                                </a:lnTo>
                                <a:lnTo>
                                  <a:pt x="0" y="50292"/>
                                </a:lnTo>
                                <a:cubicBezTo>
                                  <a:pt x="15088" y="22339"/>
                                  <a:pt x="44437" y="2870"/>
                                  <a:pt x="7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800862" y="288036"/>
                            <a:ext cx="16002" cy="13716"/>
                          </a:xfrm>
                          <a:custGeom>
                            <a:avLst/>
                            <a:gdLst/>
                            <a:ahLst/>
                            <a:cxnLst/>
                            <a:rect l="0" t="0" r="0" b="0"/>
                            <a:pathLst>
                              <a:path w="16002" h="13716">
                                <a:moveTo>
                                  <a:pt x="4572" y="0"/>
                                </a:moveTo>
                                <a:lnTo>
                                  <a:pt x="16002" y="5334"/>
                                </a:lnTo>
                                <a:lnTo>
                                  <a:pt x="12192" y="13716"/>
                                </a:lnTo>
                                <a:lnTo>
                                  <a:pt x="12954" y="10668"/>
                                </a:lnTo>
                                <a:lnTo>
                                  <a:pt x="0" y="10668"/>
                                </a:lnTo>
                                <a:lnTo>
                                  <a:pt x="762" y="838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0" name="Shape 40070"/>
                        <wps:cNvSpPr/>
                        <wps:spPr>
                          <a:xfrm>
                            <a:off x="800862" y="298704"/>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804672" y="374904"/>
                            <a:ext cx="78486" cy="57150"/>
                          </a:xfrm>
                          <a:custGeom>
                            <a:avLst/>
                            <a:gdLst/>
                            <a:ahLst/>
                            <a:cxnLst/>
                            <a:rect l="0" t="0" r="0" b="0"/>
                            <a:pathLst>
                              <a:path w="78486" h="57150">
                                <a:moveTo>
                                  <a:pt x="11430" y="0"/>
                                </a:moveTo>
                                <a:lnTo>
                                  <a:pt x="16002" y="6858"/>
                                </a:lnTo>
                                <a:lnTo>
                                  <a:pt x="16002" y="6096"/>
                                </a:lnTo>
                                <a:lnTo>
                                  <a:pt x="21336" y="13716"/>
                                </a:lnTo>
                                <a:lnTo>
                                  <a:pt x="20574" y="12954"/>
                                </a:lnTo>
                                <a:lnTo>
                                  <a:pt x="32004" y="24384"/>
                                </a:lnTo>
                                <a:lnTo>
                                  <a:pt x="39624" y="29718"/>
                                </a:lnTo>
                                <a:lnTo>
                                  <a:pt x="47244" y="34290"/>
                                </a:lnTo>
                                <a:lnTo>
                                  <a:pt x="46482" y="34290"/>
                                </a:lnTo>
                                <a:lnTo>
                                  <a:pt x="54102" y="38100"/>
                                </a:lnTo>
                                <a:lnTo>
                                  <a:pt x="53340" y="37338"/>
                                </a:lnTo>
                                <a:lnTo>
                                  <a:pt x="61722" y="40386"/>
                                </a:lnTo>
                                <a:lnTo>
                                  <a:pt x="60960" y="40386"/>
                                </a:lnTo>
                                <a:lnTo>
                                  <a:pt x="69342" y="42672"/>
                                </a:lnTo>
                                <a:lnTo>
                                  <a:pt x="78486" y="44196"/>
                                </a:lnTo>
                                <a:lnTo>
                                  <a:pt x="76962" y="44196"/>
                                </a:lnTo>
                                <a:lnTo>
                                  <a:pt x="76962" y="57150"/>
                                </a:lnTo>
                                <a:lnTo>
                                  <a:pt x="76200" y="57150"/>
                                </a:lnTo>
                                <a:lnTo>
                                  <a:pt x="67056" y="55626"/>
                                </a:lnTo>
                                <a:lnTo>
                                  <a:pt x="66294" y="54864"/>
                                </a:lnTo>
                                <a:lnTo>
                                  <a:pt x="57912" y="52578"/>
                                </a:lnTo>
                                <a:lnTo>
                                  <a:pt x="57150" y="52578"/>
                                </a:lnTo>
                                <a:lnTo>
                                  <a:pt x="48768" y="49530"/>
                                </a:lnTo>
                                <a:lnTo>
                                  <a:pt x="48006" y="49530"/>
                                </a:lnTo>
                                <a:lnTo>
                                  <a:pt x="40386" y="45720"/>
                                </a:lnTo>
                                <a:lnTo>
                                  <a:pt x="32766" y="41148"/>
                                </a:lnTo>
                                <a:lnTo>
                                  <a:pt x="32004" y="40386"/>
                                </a:lnTo>
                                <a:cubicBezTo>
                                  <a:pt x="18987" y="32093"/>
                                  <a:pt x="8661" y="20002"/>
                                  <a:pt x="762" y="6858"/>
                                </a:cubicBezTo>
                                <a:lnTo>
                                  <a:pt x="0" y="3048"/>
                                </a:lnTo>
                                <a:lnTo>
                                  <a:pt x="0" y="2286"/>
                                </a:lnTo>
                                <a:lnTo>
                                  <a:pt x="12573" y="228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1" name="Shape 40071"/>
                        <wps:cNvSpPr/>
                        <wps:spPr>
                          <a:xfrm>
                            <a:off x="881634" y="419100"/>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2" name="Shape 40072"/>
                        <wps:cNvSpPr/>
                        <wps:spPr>
                          <a:xfrm>
                            <a:off x="980694" y="419100"/>
                            <a:ext cx="107442" cy="12954"/>
                          </a:xfrm>
                          <a:custGeom>
                            <a:avLst/>
                            <a:gdLst/>
                            <a:ahLst/>
                            <a:cxnLst/>
                            <a:rect l="0" t="0" r="0" b="0"/>
                            <a:pathLst>
                              <a:path w="107442" h="12954">
                                <a:moveTo>
                                  <a:pt x="0" y="0"/>
                                </a:moveTo>
                                <a:lnTo>
                                  <a:pt x="107442" y="0"/>
                                </a:lnTo>
                                <a:lnTo>
                                  <a:pt x="107442"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162812" y="374904"/>
                            <a:ext cx="92964" cy="57150"/>
                          </a:xfrm>
                          <a:custGeom>
                            <a:avLst/>
                            <a:gdLst/>
                            <a:ahLst/>
                            <a:cxnLst/>
                            <a:rect l="0" t="0" r="0" b="0"/>
                            <a:pathLst>
                              <a:path w="92964" h="57150">
                                <a:moveTo>
                                  <a:pt x="81534" y="0"/>
                                </a:moveTo>
                                <a:lnTo>
                                  <a:pt x="81534" y="762"/>
                                </a:lnTo>
                                <a:lnTo>
                                  <a:pt x="92964" y="6096"/>
                                </a:lnTo>
                                <a:lnTo>
                                  <a:pt x="92202" y="6858"/>
                                </a:lnTo>
                                <a:cubicBezTo>
                                  <a:pt x="84201" y="20511"/>
                                  <a:pt x="73889" y="31814"/>
                                  <a:pt x="60960" y="40386"/>
                                </a:cubicBezTo>
                                <a:lnTo>
                                  <a:pt x="60960" y="41148"/>
                                </a:lnTo>
                                <a:lnTo>
                                  <a:pt x="53340" y="45720"/>
                                </a:lnTo>
                                <a:lnTo>
                                  <a:pt x="52578" y="45720"/>
                                </a:lnTo>
                                <a:lnTo>
                                  <a:pt x="44958" y="49530"/>
                                </a:lnTo>
                                <a:lnTo>
                                  <a:pt x="44196" y="49530"/>
                                </a:lnTo>
                                <a:lnTo>
                                  <a:pt x="35814" y="52578"/>
                                </a:lnTo>
                                <a:lnTo>
                                  <a:pt x="35052" y="52578"/>
                                </a:lnTo>
                                <a:lnTo>
                                  <a:pt x="25908" y="54864"/>
                                </a:lnTo>
                                <a:lnTo>
                                  <a:pt x="25908" y="55626"/>
                                </a:lnTo>
                                <a:lnTo>
                                  <a:pt x="16764" y="57150"/>
                                </a:lnTo>
                                <a:lnTo>
                                  <a:pt x="6096" y="57150"/>
                                </a:lnTo>
                                <a:lnTo>
                                  <a:pt x="0" y="50292"/>
                                </a:lnTo>
                                <a:lnTo>
                                  <a:pt x="12954" y="50292"/>
                                </a:lnTo>
                                <a:lnTo>
                                  <a:pt x="6096" y="44196"/>
                                </a:lnTo>
                                <a:lnTo>
                                  <a:pt x="14478" y="44196"/>
                                </a:lnTo>
                                <a:lnTo>
                                  <a:pt x="23622" y="42672"/>
                                </a:lnTo>
                                <a:lnTo>
                                  <a:pt x="22860" y="42672"/>
                                </a:lnTo>
                                <a:lnTo>
                                  <a:pt x="32004" y="40386"/>
                                </a:lnTo>
                                <a:lnTo>
                                  <a:pt x="31242" y="40386"/>
                                </a:lnTo>
                                <a:lnTo>
                                  <a:pt x="39624" y="37338"/>
                                </a:lnTo>
                                <a:lnTo>
                                  <a:pt x="38862" y="38100"/>
                                </a:lnTo>
                                <a:lnTo>
                                  <a:pt x="46482" y="34290"/>
                                </a:lnTo>
                                <a:lnTo>
                                  <a:pt x="54102" y="29718"/>
                                </a:lnTo>
                                <a:lnTo>
                                  <a:pt x="53340" y="30480"/>
                                </a:lnTo>
                                <a:lnTo>
                                  <a:pt x="60198" y="25146"/>
                                </a:lnTo>
                                <a:lnTo>
                                  <a:pt x="67056" y="19050"/>
                                </a:lnTo>
                                <a:lnTo>
                                  <a:pt x="66294" y="19050"/>
                                </a:lnTo>
                                <a:lnTo>
                                  <a:pt x="71628" y="13716"/>
                                </a:lnTo>
                                <a:lnTo>
                                  <a:pt x="76962" y="6096"/>
                                </a:lnTo>
                                <a:lnTo>
                                  <a:pt x="76962" y="6858"/>
                                </a:lnTo>
                                <a:lnTo>
                                  <a:pt x="81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244346" y="367284"/>
                            <a:ext cx="16002" cy="13716"/>
                          </a:xfrm>
                          <a:custGeom>
                            <a:avLst/>
                            <a:gdLst/>
                            <a:ahLst/>
                            <a:cxnLst/>
                            <a:rect l="0" t="0" r="0" b="0"/>
                            <a:pathLst>
                              <a:path w="16002" h="13716">
                                <a:moveTo>
                                  <a:pt x="3810" y="0"/>
                                </a:moveTo>
                                <a:lnTo>
                                  <a:pt x="3048" y="2286"/>
                                </a:lnTo>
                                <a:lnTo>
                                  <a:pt x="16002" y="2286"/>
                                </a:lnTo>
                                <a:lnTo>
                                  <a:pt x="15240" y="5334"/>
                                </a:lnTo>
                                <a:lnTo>
                                  <a:pt x="11430" y="13716"/>
                                </a:lnTo>
                                <a:lnTo>
                                  <a:pt x="0" y="838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1247394" y="368808"/>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177290" y="236982"/>
                            <a:ext cx="79248" cy="57150"/>
                          </a:xfrm>
                          <a:custGeom>
                            <a:avLst/>
                            <a:gdLst/>
                            <a:ahLst/>
                            <a:cxnLst/>
                            <a:rect l="0" t="0" r="0" b="0"/>
                            <a:pathLst>
                              <a:path w="79248" h="57150">
                                <a:moveTo>
                                  <a:pt x="762" y="0"/>
                                </a:moveTo>
                                <a:lnTo>
                                  <a:pt x="2286" y="0"/>
                                </a:lnTo>
                                <a:lnTo>
                                  <a:pt x="11430" y="1524"/>
                                </a:lnTo>
                                <a:lnTo>
                                  <a:pt x="20574" y="3810"/>
                                </a:lnTo>
                                <a:lnTo>
                                  <a:pt x="21336" y="3810"/>
                                </a:lnTo>
                                <a:lnTo>
                                  <a:pt x="29718" y="6858"/>
                                </a:lnTo>
                                <a:lnTo>
                                  <a:pt x="30480" y="7620"/>
                                </a:lnTo>
                                <a:lnTo>
                                  <a:pt x="38100" y="11430"/>
                                </a:lnTo>
                                <a:lnTo>
                                  <a:pt x="38862" y="11430"/>
                                </a:lnTo>
                                <a:lnTo>
                                  <a:pt x="46482" y="16002"/>
                                </a:lnTo>
                                <a:lnTo>
                                  <a:pt x="46482" y="16764"/>
                                </a:lnTo>
                                <a:cubicBezTo>
                                  <a:pt x="57379" y="24028"/>
                                  <a:pt x="75755" y="40106"/>
                                  <a:pt x="79248" y="53340"/>
                                </a:cubicBezTo>
                                <a:lnTo>
                                  <a:pt x="79248" y="54102"/>
                                </a:lnTo>
                                <a:lnTo>
                                  <a:pt x="66446" y="54102"/>
                                </a:lnTo>
                                <a:lnTo>
                                  <a:pt x="67056" y="57150"/>
                                </a:lnTo>
                                <a:lnTo>
                                  <a:pt x="62484" y="49530"/>
                                </a:lnTo>
                                <a:lnTo>
                                  <a:pt x="63246" y="49530"/>
                                </a:lnTo>
                                <a:lnTo>
                                  <a:pt x="57912" y="42672"/>
                                </a:lnTo>
                                <a:lnTo>
                                  <a:pt x="57912" y="43434"/>
                                </a:lnTo>
                                <a:lnTo>
                                  <a:pt x="51816" y="37338"/>
                                </a:lnTo>
                                <a:lnTo>
                                  <a:pt x="52578" y="38100"/>
                                </a:lnTo>
                                <a:lnTo>
                                  <a:pt x="45720" y="32004"/>
                                </a:lnTo>
                                <a:lnTo>
                                  <a:pt x="38862" y="26670"/>
                                </a:lnTo>
                                <a:lnTo>
                                  <a:pt x="39624" y="27432"/>
                                </a:lnTo>
                                <a:lnTo>
                                  <a:pt x="32004" y="22860"/>
                                </a:lnTo>
                                <a:lnTo>
                                  <a:pt x="24384" y="19050"/>
                                </a:lnTo>
                                <a:lnTo>
                                  <a:pt x="25146" y="19050"/>
                                </a:lnTo>
                                <a:lnTo>
                                  <a:pt x="16764" y="16002"/>
                                </a:lnTo>
                                <a:lnTo>
                                  <a:pt x="17526" y="16002"/>
                                </a:lnTo>
                                <a:lnTo>
                                  <a:pt x="8382" y="13716"/>
                                </a:lnTo>
                                <a:lnTo>
                                  <a:pt x="9144" y="14478"/>
                                </a:lnTo>
                                <a:lnTo>
                                  <a:pt x="0" y="12954"/>
                                </a:lnTo>
                                <a:lnTo>
                                  <a:pt x="762" y="129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4" name="Shape 40074"/>
                        <wps:cNvSpPr/>
                        <wps:spPr>
                          <a:xfrm>
                            <a:off x="1159764" y="236982"/>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5" name="Shape 40075"/>
                        <wps:cNvSpPr/>
                        <wps:spPr>
                          <a:xfrm>
                            <a:off x="971550" y="236982"/>
                            <a:ext cx="108204" cy="12954"/>
                          </a:xfrm>
                          <a:custGeom>
                            <a:avLst/>
                            <a:gdLst/>
                            <a:ahLst/>
                            <a:cxnLst/>
                            <a:rect l="0" t="0" r="0" b="0"/>
                            <a:pathLst>
                              <a:path w="108204" h="12954">
                                <a:moveTo>
                                  <a:pt x="0" y="0"/>
                                </a:moveTo>
                                <a:lnTo>
                                  <a:pt x="108204" y="0"/>
                                </a:lnTo>
                                <a:lnTo>
                                  <a:pt x="10820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6711DCB" id="Group 37214" o:spid="_x0000_s1026" style="position:absolute;margin-left:5.6pt;margin-top:.05pt;width:156.25pt;height:106.15pt;z-index:251671552;mso-width-relative:margin;mso-height-relative:margin" coordsize="19842,13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09" o:spid="_x0000_s1027" type="#_x0000_t75" style="position:absolute;left:-45;top:-40;width:19872;height:1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">
                  <v:imagedata r:id="rId33" o:title=""/>
                </v:shape>
                <v:shape id="Shape 2948" o:spid="_x0000_s1028" style="position:absolute;left:8054;top:2369;width:861;height:572;visibility:visible;mso-wrap-style:square;v-text-anchor:top" coordsize="86106,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" path="m76200,r9906,l86106,12954r-8382,l68580,14478r,-762l60198,16002r762,l52578,19050r762,l45720,22860r762,l38862,27432r,-762l31242,32004,20574,42672r-5334,6858l16002,49530r-4572,7620l11430,56388,,51054r,-762c15088,22339,44437,2870,76200,xe" fillcolor="black" stroked="f" strokeweight="0">
                  <v:stroke miterlimit="83231f" joinstyle="miter"/>
                  <v:path arrowok="t" textboxrect="0,0,86106,57150"/>
                </v:shape>
                <v:shape id="Shape 2949" o:spid="_x0000_s1029" style="position:absolute;left:8008;top:2880;width:160;height:137;visibility:visible;mso-wrap-style:square;v-text-anchor:top" coordsize="1600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" path="m4572,l16002,5334r-3810,8382l12954,10668,,10668,762,8382,4572,xe" fillcolor="black" stroked="f" strokeweight="0">
                  <v:stroke miterlimit="83231f" joinstyle="miter"/>
                  <v:path arrowok="t" textboxrect="0,0,16002,13716"/>
                </v:shape>
                <v:shape id="Shape 40070" o:spid="_x0000_s1030" style="position:absolute;left:8008;top:2987;width:130;height:91;visibility:visible;mso-wrap-style:square;v-text-anchor:top" coordsize="12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" path="m,l12954,r,9144l,9144,,e" fillcolor="black" stroked="f" strokeweight="0">
                  <v:stroke miterlimit="83231f" joinstyle="miter"/>
                  <v:path arrowok="t" textboxrect="0,0,12954,9144"/>
                </v:shape>
                <v:shape id="Shape 2951" o:spid="_x0000_s1031" style="position:absolute;left:8046;top:3749;width:785;height:571;visibility:visible;mso-wrap-style:square;v-text-anchor:top" coordsize="78486,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" path="m11430,r4572,6858l16002,6096r5334,7620l20574,12954,32004,24384r7620,5334l47244,34290r-762,l54102,38100r-762,-762l61722,40386r-762,l69342,42672r9144,1524l76962,44196r,12954l76200,57150,67056,55626r-762,-762l57912,52578r-762,l48768,49530r-762,l40386,45720,32766,41148r-762,-762c18987,32093,8661,20002,762,6858l,3048,,2286r12573,l11430,xe" fillcolor="black" stroked="f" strokeweight="0">
                  <v:stroke miterlimit="83231f" joinstyle="miter"/>
                  <v:path arrowok="t" textboxrect="0,0,78486,57150"/>
                </v:shape>
                <v:shape id="Shape 40071" o:spid="_x0000_s1032" style="position:absolute;left:8816;top:4191;width:183;height:129;visibility:visible;mso-wrap-style:square;v-text-anchor:top" coordsize="18288,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" path="m,l18288,r,12954l,12954,,e" fillcolor="black" stroked="f" strokeweight="0">
                  <v:stroke miterlimit="83231f" joinstyle="miter"/>
                  <v:path arrowok="t" textboxrect="0,0,18288,12954"/>
                </v:shape>
                <v:shape id="Shape 40072" o:spid="_x0000_s1033" style="position:absolute;left:9806;top:4191;width:1075;height:129;visibility:visible;mso-wrap-style:square;v-text-anchor:top" coordsize="10744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" path="m,l107442,r,12954l,12954,,e" fillcolor="black" stroked="f" strokeweight="0">
                  <v:stroke miterlimit="83231f" joinstyle="miter"/>
                  <v:path arrowok="t" textboxrect="0,0,107442,12954"/>
                </v:shape>
                <v:shape id="Shape 2954" o:spid="_x0000_s1034" style="position:absolute;left:11628;top:3749;width:929;height:571;visibility:visible;mso-wrap-style:square;v-text-anchor:top" coordsize="92964,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" path="m81534,r,762l92964,6096r-762,762c84201,20511,73889,31814,60960,40386r,762l53340,45720r-762,l44958,49530r-762,l35814,52578r-762,l25908,54864r,762l16764,57150r-10668,l,50292r12954,l6096,44196r8382,l23622,42672r-762,l32004,40386r-762,l39624,37338r-762,762l46482,34290r7620,-4572l53340,30480r6858,-5334l67056,19050r-762,l71628,13716,76962,6096r,762l81534,xe" fillcolor="black" stroked="f" strokeweight="0">
                  <v:stroke miterlimit="83231f" joinstyle="miter"/>
                  <v:path arrowok="t" textboxrect="0,0,92964,57150"/>
                </v:shape>
                <v:shape id="Shape 2955" o:spid="_x0000_s1035" style="position:absolute;left:12443;top:3672;width:160;height:138;visibility:visible;mso-wrap-style:square;v-text-anchor:top" coordsize="1600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" path="m3810,l3048,2286r12954,l15240,5334r-3810,8382l,8382,3810,xe" fillcolor="black" stroked="f" strokeweight="0">
                  <v:stroke miterlimit="83231f" joinstyle="miter"/>
                  <v:path arrowok="t" textboxrect="0,0,16002,13716"/>
                </v:shape>
                <v:shape id="Shape 40073" o:spid="_x0000_s1036" style="position:absolute;left:12473;top:3688;width:130;height:91;visibility:visible;mso-wrap-style:square;v-text-anchor:top" coordsize="12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" path="m,l12954,r,9144l,9144,,e" fillcolor="black" stroked="f" strokeweight="0">
                  <v:stroke miterlimit="83231f" joinstyle="miter"/>
                  <v:path arrowok="t" textboxrect="0,0,12954,9144"/>
                </v:shape>
                <v:shape id="Shape 2957" o:spid="_x0000_s1037" style="position:absolute;left:11772;top:2369;width:793;height:572;visibility:visible;mso-wrap-style:square;v-text-anchor:top" coordsize="79248,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" path="m762,l2286,r9144,1524l20574,3810r762,l29718,6858r762,762l38100,11430r762,l46482,16002r,762c57379,24028,75755,40106,79248,53340r,762l66446,54102r610,3048l62484,49530r762,l57912,42672r,762l51816,37338r762,762l45720,32004,38862,26670r762,762l32004,22860,24384,19050r762,l16764,16002r762,l8382,13716r762,762l,12954r762,l762,xe" fillcolor="black" stroked="f" strokeweight="0">
                  <v:stroke miterlimit="83231f" joinstyle="miter"/>
                  <v:path arrowok="t" textboxrect="0,0,79248,57150"/>
                </v:shape>
                <v:shape id="Shape 40074" o:spid="_x0000_s1038" style="position:absolute;left:11597;top:2369;width:183;height:130;visibility:visible;mso-wrap-style:square;v-text-anchor:top" coordsize="18288,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" path="m,l18288,r,12954l,12954,,e" fillcolor="black" stroked="f" strokeweight="0">
                  <v:stroke miterlimit="83231f" joinstyle="miter"/>
                  <v:path arrowok="t" textboxrect="0,0,18288,12954"/>
                </v:shape>
                <v:shape id="Shape 40075" o:spid="_x0000_s1039" style="position:absolute;left:9715;top:2369;width:1082;height:130;visibility:visible;mso-wrap-style:square;v-text-anchor:top" coordsize="10820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" path="m,l108204,r,12954l,12954,,e" fillcolor="black" stroked="f" strokeweight="0">
                  <v:stroke miterlimit="83231f" joinstyle="miter"/>
                  <v:path arrowok="t" textboxrect="0,0,108204,12954"/>
                </v:shape>
                <w10:wrap type="square"/>
              </v:group>
            </w:pict>
          </mc:Fallback>
        </mc:AlternateContent>
      </w:r>
      <w:r w:rsidR="00CF1A39" w:rsidRPr="00CF1A39">
        <w:rPr>
          <w:b/>
        </w:rPr>
        <w:t xml:space="preserve">Визуальное управление чтобы увидеть </w:t>
      </w:r>
      <w:r w:rsidR="00CF1A39" w:rsidRPr="00CF1A39">
        <w:rPr>
          <w:b/>
          <w:i/>
        </w:rPr>
        <w:t>и ограничить</w:t>
      </w:r>
      <w:r>
        <w:rPr>
          <w:b/>
        </w:rPr>
        <w:t xml:space="preserve"> </w:t>
      </w:r>
      <w:r w:rsidR="00CF1A39" w:rsidRPr="00CF1A39">
        <w:rPr>
          <w:b/>
        </w:rPr>
        <w:t>НЗР</w:t>
      </w:r>
      <w:r>
        <w:t xml:space="preserve">— </w:t>
      </w:r>
      <w:r w:rsidR="00CF1A39" w:rsidRPr="00CF1A39">
        <w:t>Один из видов потерь в бережливом подходе это НЗР</w:t>
      </w:r>
      <w:r>
        <w:t xml:space="preserve">; </w:t>
      </w:r>
      <w:r w:rsidR="00CF1A39" w:rsidRPr="00CF1A39">
        <w:t>как и в случае с очередями</w:t>
      </w:r>
      <w:r>
        <w:t xml:space="preserve">, </w:t>
      </w:r>
      <w:r w:rsidR="00CF1A39" w:rsidRPr="00CF1A39">
        <w:t xml:space="preserve">в интеллектуальной работе или в оказании услуг это сложно </w:t>
      </w:r>
      <w:r w:rsidR="00CF1A39">
        <w:rPr>
          <w:lang w:val="ru-RU"/>
        </w:rPr>
        <w:t>почувствовать</w:t>
      </w:r>
      <w:ins w:id="136" w:author="Пользователь" w:date="2020-09-27T07:46:00Z">
        <w:r w:rsidR="00DB0245">
          <w:rPr>
            <w:lang w:val="ru-RU"/>
          </w:rPr>
          <w:t>,</w:t>
        </w:r>
      </w:ins>
      <w:commentRangeStart w:id="137"/>
      <w:r w:rsidR="00CF1A39">
        <w:rPr>
          <w:lang w:val="ru-RU"/>
        </w:rPr>
        <w:t xml:space="preserve"> </w:t>
      </w:r>
      <w:commentRangeEnd w:id="137"/>
      <w:r w:rsidR="006D0473">
        <w:rPr>
          <w:rStyle w:val="CommentReference"/>
        </w:rPr>
        <w:commentReference w:id="137"/>
      </w:r>
      <w:r w:rsidR="00CF1A39">
        <w:rPr>
          <w:lang w:val="ru-RU"/>
        </w:rPr>
        <w:t xml:space="preserve">так как это зачастую неощутимая работа со связанными между собой артефактами, скрытыми внутри компьютеров </w:t>
      </w:r>
      <w:r>
        <w:t>(</w:t>
      </w:r>
      <w:r w:rsidR="00CF1A39">
        <w:rPr>
          <w:lang w:val="ru-RU"/>
        </w:rPr>
        <w:t>например, документы</w:t>
      </w:r>
      <w:r>
        <w:t xml:space="preserve">). </w:t>
      </w:r>
      <w:r w:rsidR="00CF1A39">
        <w:rPr>
          <w:lang w:val="ru-RU"/>
        </w:rPr>
        <w:t>Экспериментируйте</w:t>
      </w:r>
      <w:r w:rsidR="00CF1A39" w:rsidRPr="00CF1A39">
        <w:rPr>
          <w:lang w:val="ru-RU"/>
        </w:rPr>
        <w:t xml:space="preserve"> </w:t>
      </w:r>
      <w:r w:rsidR="00CF1A39">
        <w:rPr>
          <w:lang w:val="ru-RU"/>
        </w:rPr>
        <w:t>с</w:t>
      </w:r>
      <w:r w:rsidR="00CF1A39" w:rsidRPr="00CF1A39">
        <w:rPr>
          <w:lang w:val="ru-RU"/>
        </w:rPr>
        <w:t xml:space="preserve"> </w:t>
      </w:r>
      <w:r w:rsidR="00CF1A39">
        <w:rPr>
          <w:lang w:val="ru-RU"/>
        </w:rPr>
        <w:t>областью</w:t>
      </w:r>
      <w:r w:rsidR="00CF1A39" w:rsidRPr="00CF1A39">
        <w:rPr>
          <w:lang w:val="ru-RU"/>
        </w:rPr>
        <w:t xml:space="preserve"> </w:t>
      </w:r>
      <w:r w:rsidR="00CF1A39">
        <w:rPr>
          <w:lang w:val="ru-RU"/>
        </w:rPr>
        <w:t>на</w:t>
      </w:r>
      <w:r w:rsidR="00CF1A39" w:rsidRPr="00CF1A39">
        <w:rPr>
          <w:lang w:val="ru-RU"/>
        </w:rPr>
        <w:t xml:space="preserve"> </w:t>
      </w:r>
      <w:r w:rsidR="00CF1A39">
        <w:rPr>
          <w:lang w:val="ru-RU"/>
        </w:rPr>
        <w:t>доске или стене</w:t>
      </w:r>
      <w:r w:rsidR="00CF1A39" w:rsidRPr="00CF1A39">
        <w:rPr>
          <w:lang w:val="ru-RU"/>
        </w:rPr>
        <w:t xml:space="preserve"> </w:t>
      </w:r>
      <w:r w:rsidR="00CF1A39">
        <w:rPr>
          <w:lang w:val="ru-RU"/>
        </w:rPr>
        <w:t>с</w:t>
      </w:r>
      <w:r w:rsidR="00CF1A39" w:rsidRPr="00CF1A39">
        <w:rPr>
          <w:lang w:val="ru-RU"/>
        </w:rPr>
        <w:t xml:space="preserve"> </w:t>
      </w:r>
      <w:r w:rsidR="00CF1A39">
        <w:rPr>
          <w:lang w:val="ru-RU"/>
        </w:rPr>
        <w:t>пометкой</w:t>
      </w:r>
      <w:r w:rsidR="00CF1A39" w:rsidRPr="00CF1A39">
        <w:rPr>
          <w:lang w:val="ru-RU"/>
        </w:rPr>
        <w:t xml:space="preserve"> </w:t>
      </w:r>
      <w:r>
        <w:t>“</w:t>
      </w:r>
      <w:r w:rsidR="00CF1A39">
        <w:rPr>
          <w:lang w:val="ru-RU"/>
        </w:rPr>
        <w:t>НЗР</w:t>
      </w:r>
      <w:r>
        <w:t xml:space="preserve">” </w:t>
      </w:r>
      <w:r w:rsidR="00CF1A39">
        <w:rPr>
          <w:lang w:val="ru-RU"/>
        </w:rPr>
        <w:t>и помещайте карточки в эту область</w:t>
      </w:r>
      <w:r>
        <w:t xml:space="preserve">. </w:t>
      </w:r>
      <w:r w:rsidR="00CF1A39">
        <w:rPr>
          <w:lang w:val="ru-RU"/>
        </w:rPr>
        <w:t>Люди</w:t>
      </w:r>
      <w:r w:rsidR="00CF1A39" w:rsidRPr="00AC2338">
        <w:rPr>
          <w:lang w:val="ru-RU"/>
        </w:rPr>
        <w:t xml:space="preserve"> </w:t>
      </w:r>
      <w:r w:rsidR="00CF1A39">
        <w:rPr>
          <w:lang w:val="ru-RU"/>
        </w:rPr>
        <w:t>или</w:t>
      </w:r>
      <w:r w:rsidR="00CF1A39" w:rsidRPr="00AC2338">
        <w:rPr>
          <w:lang w:val="ru-RU"/>
        </w:rPr>
        <w:t xml:space="preserve"> </w:t>
      </w:r>
      <w:r w:rsidR="00CF1A39">
        <w:rPr>
          <w:lang w:val="ru-RU"/>
        </w:rPr>
        <w:t>рабочие</w:t>
      </w:r>
      <w:r w:rsidR="00CF1A39" w:rsidRPr="00AC2338">
        <w:rPr>
          <w:lang w:val="ru-RU"/>
        </w:rPr>
        <w:t xml:space="preserve"> </w:t>
      </w:r>
      <w:r w:rsidR="00CF1A39">
        <w:rPr>
          <w:lang w:val="ru-RU"/>
        </w:rPr>
        <w:t>группу</w:t>
      </w:r>
      <w:r w:rsidR="00CF1A39" w:rsidRPr="00AC2338">
        <w:rPr>
          <w:lang w:val="ru-RU"/>
        </w:rPr>
        <w:t xml:space="preserve"> </w:t>
      </w:r>
      <w:r w:rsidR="00CF1A39">
        <w:rPr>
          <w:lang w:val="ru-RU"/>
        </w:rPr>
        <w:t>мог</w:t>
      </w:r>
      <w:r w:rsidR="00AC2338">
        <w:rPr>
          <w:lang w:val="ru-RU"/>
        </w:rPr>
        <w:t>ут</w:t>
      </w:r>
      <w:r w:rsidR="00AC2338" w:rsidRPr="00AC2338">
        <w:rPr>
          <w:lang w:val="ru-RU"/>
        </w:rPr>
        <w:t xml:space="preserve"> </w:t>
      </w:r>
      <w:r w:rsidR="00AC2338">
        <w:rPr>
          <w:lang w:val="ru-RU"/>
        </w:rPr>
        <w:t>устанавливать</w:t>
      </w:r>
      <w:r w:rsidR="00AC2338" w:rsidRPr="00AC2338">
        <w:rPr>
          <w:lang w:val="ru-RU"/>
        </w:rPr>
        <w:t xml:space="preserve"> </w:t>
      </w:r>
      <w:r w:rsidR="00AC2338">
        <w:rPr>
          <w:lang w:val="ru-RU"/>
        </w:rPr>
        <w:t>политики</w:t>
      </w:r>
      <w:r w:rsidR="00AC2338" w:rsidRPr="00AC2338">
        <w:rPr>
          <w:lang w:val="ru-RU"/>
        </w:rPr>
        <w:t xml:space="preserve"> </w:t>
      </w:r>
      <w:r w:rsidR="00AC2338">
        <w:rPr>
          <w:lang w:val="ru-RU"/>
        </w:rPr>
        <w:t>ограничения</w:t>
      </w:r>
      <w:r w:rsidR="00AC2338" w:rsidRPr="00AC2338">
        <w:rPr>
          <w:lang w:val="ru-RU"/>
        </w:rPr>
        <w:t xml:space="preserve"> </w:t>
      </w:r>
      <w:r w:rsidR="00AC2338">
        <w:rPr>
          <w:lang w:val="ru-RU"/>
        </w:rPr>
        <w:t>НЗР</w:t>
      </w:r>
      <w:r>
        <w:t>,</w:t>
      </w:r>
      <w:r w:rsidR="00AC2338">
        <w:rPr>
          <w:lang w:val="ru-RU"/>
        </w:rPr>
        <w:t xml:space="preserve"> такие как</w:t>
      </w:r>
      <w:r>
        <w:t>, “</w:t>
      </w:r>
      <w:r w:rsidR="00AC2338">
        <w:rPr>
          <w:lang w:val="ru-RU"/>
        </w:rPr>
        <w:t>не более чем 2 карточки НЗР</w:t>
      </w:r>
      <w:r>
        <w:t xml:space="preserve">.” </w:t>
      </w:r>
      <w:r w:rsidR="00AC2338">
        <w:rPr>
          <w:lang w:val="ru-RU"/>
        </w:rPr>
        <w:t>Эта визуализация помогает соблюдать политики</w:t>
      </w:r>
      <w:r>
        <w:t>.</w:t>
      </w:r>
    </w:p>
    <w:p w14:paraId="37829296" w14:textId="1F8370F7" w:rsidR="00C64647" w:rsidRPr="004D5020" w:rsidRDefault="004D5020" w:rsidP="004D5020">
      <w:pPr>
        <w:pStyle w:val="Heading1"/>
      </w:pPr>
      <w:bookmarkStart w:id="138" w:name="_Toc52001262"/>
      <w:r w:rsidRPr="004D5020">
        <w:t>Бережливая Разработка Продуктов</w:t>
      </w:r>
      <w:bookmarkEnd w:id="138"/>
    </w:p>
    <w:p w14:paraId="273E49BA" w14:textId="1091681C" w:rsidR="00C64647" w:rsidRDefault="00CF79DB" w:rsidP="009E17D5">
      <w:pPr>
        <w:spacing w:after="207" w:line="240" w:lineRule="auto"/>
        <w:ind w:left="187" w:right="-14"/>
      </w:pPr>
      <w:r w:rsidRPr="00615307">
        <w:rPr>
          <w:noProof/>
        </w:rPr>
        <w:drawing>
          <wp:anchor distT="0" distB="0" distL="114300" distR="114300" simplePos="0" relativeHeight="251684864" behindDoc="0" locked="0" layoutInCell="1" allowOverlap="1" wp14:anchorId="3334786A" wp14:editId="5CDA4497">
            <wp:simplePos x="0" y="0"/>
            <wp:positionH relativeFrom="column">
              <wp:posOffset>71120</wp:posOffset>
            </wp:positionH>
            <wp:positionV relativeFrom="paragraph">
              <wp:posOffset>117766</wp:posOffset>
            </wp:positionV>
            <wp:extent cx="1432560" cy="127381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32560" cy="1273810"/>
                    </a:xfrm>
                    <a:prstGeom prst="rect">
                      <a:avLst/>
                    </a:prstGeom>
                  </pic:spPr>
                </pic:pic>
              </a:graphicData>
            </a:graphic>
            <wp14:sizeRelH relativeFrom="page">
              <wp14:pctWidth>0</wp14:pctWidth>
            </wp14:sizeRelH>
            <wp14:sizeRelV relativeFrom="page">
              <wp14:pctHeight>0</wp14:pctHeight>
            </wp14:sizeRelV>
          </wp:anchor>
        </w:drawing>
      </w:r>
      <w:r w:rsidR="005A46D3">
        <w:rPr>
          <w:lang w:val="ru-RU"/>
        </w:rPr>
        <w:t>Два</w:t>
      </w:r>
      <w:r w:rsidR="005A46D3" w:rsidRPr="005A46D3">
        <w:rPr>
          <w:lang w:val="ru-RU"/>
        </w:rPr>
        <w:t xml:space="preserve"> </w:t>
      </w:r>
      <w:r w:rsidR="005A46D3">
        <w:rPr>
          <w:lang w:val="ru-RU"/>
        </w:rPr>
        <w:t>столпа</w:t>
      </w:r>
      <w:r w:rsidR="005A46D3" w:rsidRPr="005A46D3">
        <w:rPr>
          <w:lang w:val="ru-RU"/>
        </w:rPr>
        <w:t xml:space="preserve"> </w:t>
      </w:r>
      <w:r w:rsidR="005A46D3">
        <w:rPr>
          <w:lang w:val="ru-RU"/>
        </w:rPr>
        <w:t>и</w:t>
      </w:r>
      <w:r w:rsidR="005A46D3" w:rsidRPr="005A46D3">
        <w:rPr>
          <w:lang w:val="ru-RU"/>
        </w:rPr>
        <w:t xml:space="preserve"> 14 </w:t>
      </w:r>
      <w:r w:rsidR="005A46D3">
        <w:rPr>
          <w:lang w:val="ru-RU"/>
        </w:rPr>
        <w:t>принципов</w:t>
      </w:r>
      <w:r w:rsidR="005A46D3" w:rsidRPr="005A46D3">
        <w:rPr>
          <w:lang w:val="ru-RU"/>
        </w:rPr>
        <w:t xml:space="preserve"> </w:t>
      </w:r>
      <w:r w:rsidR="005A46D3">
        <w:rPr>
          <w:lang w:val="ru-RU"/>
        </w:rPr>
        <w:t>являются</w:t>
      </w:r>
      <w:r w:rsidR="005A46D3" w:rsidRPr="005A46D3">
        <w:rPr>
          <w:lang w:val="ru-RU"/>
        </w:rPr>
        <w:t xml:space="preserve"> </w:t>
      </w:r>
      <w:r w:rsidR="005A46D3">
        <w:rPr>
          <w:lang w:val="ru-RU"/>
        </w:rPr>
        <w:t>ядром</w:t>
      </w:r>
      <w:r w:rsidR="005A46D3" w:rsidRPr="005A46D3">
        <w:rPr>
          <w:lang w:val="ru-RU"/>
        </w:rPr>
        <w:t xml:space="preserve"> </w:t>
      </w:r>
      <w:r w:rsidR="005A46D3">
        <w:rPr>
          <w:lang w:val="ru-RU"/>
        </w:rPr>
        <w:t>бережливого мышления</w:t>
      </w:r>
      <w:r w:rsidR="00AC35B1">
        <w:t xml:space="preserve">. </w:t>
      </w:r>
      <w:r w:rsidR="005A46D3">
        <w:rPr>
          <w:lang w:val="ru-RU"/>
        </w:rPr>
        <w:t>Однако</w:t>
      </w:r>
      <w:r w:rsidR="00AC35B1">
        <w:t xml:space="preserve">, </w:t>
      </w:r>
      <w:r w:rsidR="005A46D3">
        <w:rPr>
          <w:lang w:val="ru-RU"/>
        </w:rPr>
        <w:t>существуют</w:t>
      </w:r>
      <w:r w:rsidR="005A46D3" w:rsidRPr="005A46D3">
        <w:rPr>
          <w:lang w:val="ru-RU"/>
        </w:rPr>
        <w:t xml:space="preserve"> </w:t>
      </w:r>
      <w:r w:rsidR="005A46D3">
        <w:rPr>
          <w:lang w:val="ru-RU"/>
        </w:rPr>
        <w:t>другие</w:t>
      </w:r>
      <w:r w:rsidR="005A46D3" w:rsidRPr="005A46D3">
        <w:rPr>
          <w:lang w:val="ru-RU"/>
        </w:rPr>
        <w:t xml:space="preserve"> </w:t>
      </w:r>
      <w:r w:rsidR="005A46D3">
        <w:rPr>
          <w:lang w:val="ru-RU"/>
        </w:rPr>
        <w:t>принципы</w:t>
      </w:r>
      <w:r w:rsidR="005A46D3" w:rsidRPr="005A46D3">
        <w:rPr>
          <w:lang w:val="ru-RU"/>
        </w:rPr>
        <w:t xml:space="preserve"> </w:t>
      </w:r>
      <w:r w:rsidR="005A46D3">
        <w:rPr>
          <w:lang w:val="ru-RU"/>
        </w:rPr>
        <w:t>и</w:t>
      </w:r>
      <w:r w:rsidR="005A46D3" w:rsidRPr="005A46D3">
        <w:rPr>
          <w:lang w:val="ru-RU"/>
        </w:rPr>
        <w:t xml:space="preserve"> </w:t>
      </w:r>
      <w:r w:rsidR="005A46D3">
        <w:rPr>
          <w:lang w:val="ru-RU"/>
        </w:rPr>
        <w:t>практики</w:t>
      </w:r>
      <w:r w:rsidR="005A46D3" w:rsidRPr="005A46D3">
        <w:rPr>
          <w:lang w:val="ru-RU"/>
        </w:rPr>
        <w:t xml:space="preserve"> </w:t>
      </w:r>
      <w:r w:rsidR="005A46D3">
        <w:rPr>
          <w:lang w:val="ru-RU"/>
        </w:rPr>
        <w:t>позволяющие</w:t>
      </w:r>
      <w:r w:rsidR="00AC35B1">
        <w:t xml:space="preserve"> </w:t>
      </w:r>
      <w:r w:rsidR="005A46D3">
        <w:rPr>
          <w:i/>
          <w:lang w:val="ru-RU"/>
        </w:rPr>
        <w:t>превзойти конкурентов в обучении</w:t>
      </w:r>
      <w:r w:rsidR="00AC35B1">
        <w:t xml:space="preserve">, </w:t>
      </w:r>
      <w:r w:rsidR="005A46D3">
        <w:rPr>
          <w:lang w:val="ru-RU"/>
        </w:rPr>
        <w:t>специфичные для бережливой разработки продуктов</w:t>
      </w:r>
      <w:r w:rsidR="00AC35B1">
        <w:t>.</w:t>
      </w:r>
    </w:p>
    <w:p w14:paraId="1B9F381E" w14:textId="2D89A00D" w:rsidR="00C64647" w:rsidRDefault="00CF79DB">
      <w:pPr>
        <w:spacing w:after="215"/>
        <w:ind w:left="187" w:right="0"/>
      </w:pPr>
      <w:r w:rsidRPr="00CF79DB">
        <w:t>Люди в Toyota хорошо выполняют два ключевых процесса: (1) разработка новых продуктов и (2) производство. Исследователи из Мичиганского Университета в течение 3-х лет изучали эффективность разработки продуктов в Toyota и в североамериканских компаниях [LM06]. Каковы же результаты? …</w:t>
      </w:r>
    </w:p>
    <w:p w14:paraId="46389EAE" w14:textId="701222E8" w:rsidR="00C64647" w:rsidRDefault="00CF79DB">
      <w:pPr>
        <w:ind w:right="0"/>
      </w:pPr>
      <w:r w:rsidRPr="00CF79DB">
        <w:t xml:space="preserve">Например, средняя длительность </w:t>
      </w:r>
      <w:r>
        <w:rPr>
          <w:lang w:val="ru-RU"/>
        </w:rPr>
        <w:t xml:space="preserve">создания матрицы </w:t>
      </w:r>
      <w:r w:rsidR="00AC35B1" w:rsidRPr="007040E9">
        <w:rPr>
          <w:szCs w:val="20"/>
          <w:vertAlign w:val="superscript"/>
        </w:rPr>
        <w:footnoteReference w:id="22"/>
      </w:r>
      <w:r w:rsidR="00AC35B1">
        <w:t xml:space="preserve"> </w:t>
      </w:r>
      <w:r w:rsidRPr="00CF79DB">
        <w:t>“от идеи до завершения” составляла пять месяцев для инженеров Toyota и двенадцать месяцев для конкурентов. Всё это при сохранении самого низкого показателя “</w:t>
      </w:r>
      <w:r>
        <w:rPr>
          <w:lang w:val="ru-RU"/>
        </w:rPr>
        <w:t>разработки</w:t>
      </w:r>
      <w:r w:rsidRPr="00CF79DB">
        <w:t xml:space="preserve"> к продажам” среди всех крупнейших автомобильных компаний в мире, благодаря эффективности их производственных практик.</w:t>
      </w:r>
    </w:p>
    <w:p w14:paraId="052C5381" w14:textId="3555B052" w:rsidR="00C64647" w:rsidRDefault="00CF79DB">
      <w:pPr>
        <w:spacing w:after="256"/>
        <w:ind w:right="0"/>
      </w:pPr>
      <w:r w:rsidRPr="00CF79DB">
        <w:t>Как они это делают? В чём фокус бережливого производства?</w:t>
      </w:r>
      <w:r>
        <w:rPr>
          <w:lang w:val="ru-RU"/>
        </w:rPr>
        <w:t xml:space="preserve"> </w:t>
      </w:r>
      <w:proofErr w:type="gramStart"/>
      <w:r>
        <w:rPr>
          <w:lang w:val="ru-RU"/>
        </w:rPr>
        <w:t>Ответ</w:t>
      </w:r>
      <w:proofErr w:type="gramEnd"/>
      <w:r>
        <w:rPr>
          <w:lang w:val="ru-RU"/>
        </w:rPr>
        <w:t xml:space="preserve"> следующий</w:t>
      </w:r>
      <w:r w:rsidR="00AC35B1">
        <w:t>:</w:t>
      </w:r>
    </w:p>
    <w:p w14:paraId="108C2A9F" w14:textId="6135158D" w:rsidR="00CF79DB" w:rsidRDefault="00AC35B1">
      <w:pPr>
        <w:spacing w:after="0" w:line="259" w:lineRule="auto"/>
        <w:ind w:left="0" w:firstLine="0"/>
        <w:jc w:val="center"/>
        <w:rPr>
          <w:i/>
          <w:color w:val="0000FF"/>
        </w:rPr>
      </w:pPr>
      <w:r>
        <w:rPr>
          <w:i/>
          <w:color w:val="0000FF"/>
        </w:rPr>
        <w:t>“</w:t>
      </w:r>
      <w:r w:rsidR="00ED075D" w:rsidRPr="00ED075D">
        <w:rPr>
          <w:i/>
          <w:color w:val="0000FF"/>
          <w:lang w:val="ru-RU"/>
        </w:rPr>
        <w:t>Более эффективное обучение по сравнению с конкурентами</w:t>
      </w:r>
      <w:r>
        <w:rPr>
          <w:i/>
          <w:color w:val="0000FF"/>
        </w:rPr>
        <w:t xml:space="preserve">” </w:t>
      </w:r>
      <w:r>
        <w:rPr>
          <w:i/>
          <w:color w:val="0000FF"/>
          <w:sz w:val="25"/>
          <w:vertAlign w:val="superscript"/>
        </w:rPr>
        <w:footnoteReference w:id="23"/>
      </w:r>
    </w:p>
    <w:p w14:paraId="059167E6" w14:textId="77777777" w:rsidR="00CF79DB" w:rsidRDefault="00CF79DB">
      <w:pPr>
        <w:spacing w:after="0" w:line="240" w:lineRule="auto"/>
        <w:ind w:left="0" w:right="0" w:firstLine="0"/>
        <w:jc w:val="left"/>
        <w:rPr>
          <w:i/>
          <w:color w:val="0000FF"/>
        </w:rPr>
      </w:pPr>
      <w:r>
        <w:rPr>
          <w:i/>
          <w:color w:val="0000FF"/>
        </w:rPr>
        <w:br w:type="page"/>
      </w:r>
    </w:p>
    <w:p w14:paraId="042D83F9" w14:textId="77777777" w:rsidR="00C64647" w:rsidRDefault="00C64647">
      <w:pPr>
        <w:spacing w:after="0" w:line="259" w:lineRule="auto"/>
        <w:ind w:left="0" w:firstLine="0"/>
        <w:jc w:val="center"/>
      </w:pPr>
    </w:p>
    <w:p w14:paraId="346DE412" w14:textId="0E600ABD" w:rsidR="00C64647" w:rsidRDefault="00ED075D">
      <w:pPr>
        <w:spacing w:after="232"/>
        <w:ind w:right="0"/>
      </w:pPr>
      <w:r w:rsidRPr="00ED075D">
        <w:t>Например, когда Toyota разработала гибридный Prius, что они создали?</w:t>
      </w:r>
    </w:p>
    <w:p w14:paraId="76D363AC" w14:textId="27BB8D70" w:rsidR="00C64647" w:rsidRDefault="00AC35B1">
      <w:pPr>
        <w:spacing w:after="155"/>
        <w:ind w:left="480" w:right="0" w:hanging="240"/>
      </w:pPr>
      <w:r>
        <w:rPr>
          <w:rFonts w:ascii="Segoe UI Symbol" w:eastAsia="Segoe UI Symbol" w:hAnsi="Segoe UI Symbol" w:cs="Segoe UI Symbol"/>
          <w:sz w:val="16"/>
        </w:rPr>
        <w:t xml:space="preserve">❑ </w:t>
      </w:r>
      <w:r w:rsidR="008851FC" w:rsidRPr="008851FC">
        <w:rPr>
          <w:i/>
          <w:iCs/>
        </w:rPr>
        <w:t>дизайн</w:t>
      </w:r>
      <w:r w:rsidR="008851FC" w:rsidRPr="008851FC">
        <w:t xml:space="preserve"> автомобиля (и реализацию встроенного программного обеспечения); в разработке у них есть поток ценных</w:t>
      </w:r>
      <w:r w:rsidR="008851FC" w:rsidRPr="008851FC">
        <w:rPr>
          <w:i/>
          <w:iCs/>
        </w:rPr>
        <w:t xml:space="preserve"> знаний</w:t>
      </w:r>
      <w:r w:rsidR="008851FC" w:rsidRPr="008851FC">
        <w:t xml:space="preserve"> для создания потока ценностей прибыльной </w:t>
      </w:r>
      <w:r w:rsidR="008851FC" w:rsidRPr="008851FC">
        <w:rPr>
          <w:i/>
          <w:iCs/>
        </w:rPr>
        <w:t>продукции</w:t>
      </w:r>
    </w:p>
    <w:p w14:paraId="26A3B539" w14:textId="344B55FD" w:rsidR="00C64647" w:rsidRDefault="00AC35B1">
      <w:pPr>
        <w:spacing w:after="234"/>
        <w:ind w:left="250" w:right="0"/>
      </w:pPr>
      <w:r>
        <w:rPr>
          <w:rFonts w:ascii="Segoe UI Symbol" w:eastAsia="Segoe UI Symbol" w:hAnsi="Segoe UI Symbol" w:cs="Segoe UI Symbol"/>
          <w:sz w:val="16"/>
        </w:rPr>
        <w:t xml:space="preserve">❑ </w:t>
      </w:r>
      <w:r w:rsidR="007934B9" w:rsidRPr="007934B9">
        <w:rPr>
          <w:i/>
        </w:rPr>
        <w:t>знания</w:t>
      </w:r>
      <w:r w:rsidR="007934B9" w:rsidRPr="007934B9">
        <w:rPr>
          <w:iCs/>
        </w:rPr>
        <w:t xml:space="preserve"> или </w:t>
      </w:r>
      <w:r w:rsidR="007934B9" w:rsidRPr="007934B9">
        <w:rPr>
          <w:i/>
        </w:rPr>
        <w:t>информация</w:t>
      </w:r>
      <w:r w:rsidR="007934B9" w:rsidRPr="007934B9">
        <w:rPr>
          <w:iCs/>
        </w:rPr>
        <w:t xml:space="preserve"> — о клиентах, экспериментах, альтернативах </w:t>
      </w:r>
      <w:r w:rsidRPr="007934B9">
        <w:rPr>
          <w:iCs/>
        </w:rPr>
        <w:t>…</w:t>
      </w:r>
    </w:p>
    <w:p w14:paraId="58D62357" w14:textId="77777777" w:rsidR="0046274D" w:rsidRDefault="0046274D" w:rsidP="0046274D">
      <w:r w:rsidRPr="0046274D">
        <w:t xml:space="preserve">Бережливое производство продуктов (LPD) фокусируется на создании </w:t>
      </w:r>
      <w:r w:rsidRPr="0046274D">
        <w:rPr>
          <w:i/>
          <w:iCs/>
        </w:rPr>
        <w:t>более полезных знаний</w:t>
      </w:r>
      <w:r w:rsidRPr="0046274D">
        <w:t xml:space="preserve"> и на том, чтобы </w:t>
      </w:r>
      <w:r w:rsidRPr="0046274D">
        <w:rPr>
          <w:i/>
          <w:iCs/>
        </w:rPr>
        <w:t>обучаться лучше</w:t>
      </w:r>
      <w:r w:rsidRPr="0046274D">
        <w:t xml:space="preserve"> по сравнению с конкурентами.</w:t>
      </w:r>
    </w:p>
    <w:p w14:paraId="58B06E28" w14:textId="1BDED918" w:rsidR="00C64647" w:rsidRDefault="0046274D" w:rsidP="0046274D">
      <w:r w:rsidRPr="0046274D">
        <w:t>А также, на использовании этих знаний и на сохранении плодов своих усилий, запоминая и не забывая то, чему научились.</w:t>
      </w:r>
      <w:r>
        <w:rPr>
          <w:lang w:val="ru-RU"/>
        </w:rPr>
        <w:t xml:space="preserve"> Рис</w:t>
      </w:r>
      <w:r w:rsidRPr="0046274D">
        <w:rPr>
          <w:lang w:val="ru-RU"/>
        </w:rPr>
        <w:t>.</w:t>
      </w:r>
      <w:r w:rsidR="00AC35B1">
        <w:t xml:space="preserve"> 1.8 </w:t>
      </w:r>
      <w:r>
        <w:rPr>
          <w:lang w:val="ru-RU"/>
        </w:rPr>
        <w:t>и</w:t>
      </w:r>
      <w:r w:rsidR="00AC35B1">
        <w:t xml:space="preserve"> </w:t>
      </w:r>
      <w:r>
        <w:rPr>
          <w:lang w:val="ru-RU"/>
        </w:rPr>
        <w:t>Рис</w:t>
      </w:r>
      <w:r w:rsidRPr="0046274D">
        <w:rPr>
          <w:lang w:val="ru-RU"/>
        </w:rPr>
        <w:t>.</w:t>
      </w:r>
      <w:r w:rsidR="00AC35B1">
        <w:t xml:space="preserve"> 1.9 </w:t>
      </w:r>
      <w:r>
        <w:rPr>
          <w:lang w:val="ru-RU"/>
        </w:rPr>
        <w:t>иллюстрируют</w:t>
      </w:r>
      <w:r w:rsidRPr="0046274D">
        <w:rPr>
          <w:lang w:val="ru-RU"/>
        </w:rPr>
        <w:t xml:space="preserve"> </w:t>
      </w:r>
      <w:r>
        <w:rPr>
          <w:lang w:val="ru-RU"/>
        </w:rPr>
        <w:t>некоторые</w:t>
      </w:r>
      <w:r w:rsidRPr="0046274D">
        <w:rPr>
          <w:lang w:val="ru-RU"/>
        </w:rPr>
        <w:t xml:space="preserve"> </w:t>
      </w:r>
      <w:r>
        <w:rPr>
          <w:lang w:val="ru-RU"/>
        </w:rPr>
        <w:t>бережливые</w:t>
      </w:r>
      <w:r w:rsidRPr="0046274D">
        <w:rPr>
          <w:lang w:val="ru-RU"/>
        </w:rPr>
        <w:t xml:space="preserve"> </w:t>
      </w:r>
      <w:r>
        <w:rPr>
          <w:lang w:val="ru-RU"/>
        </w:rPr>
        <w:t>практики</w:t>
      </w:r>
      <w:r w:rsidR="00AC35B1">
        <w:t xml:space="preserve"> </w:t>
      </w:r>
      <w:r>
        <w:rPr>
          <w:lang w:val="ru-RU"/>
        </w:rPr>
        <w:t xml:space="preserve">чтобы превзойти конкурентов в обучении в рамках </w:t>
      </w:r>
      <w:r w:rsidR="00AC35B1">
        <w:t xml:space="preserve">LPD; </w:t>
      </w:r>
      <w:r>
        <w:rPr>
          <w:lang w:val="ru-RU"/>
        </w:rPr>
        <w:t>в последующих разделах более детально рассматриваются некоторые аспекты</w:t>
      </w:r>
      <w:r w:rsidR="00AC35B1">
        <w:t>.</w:t>
      </w:r>
    </w:p>
    <w:p w14:paraId="037EDD0F" w14:textId="4FD7075A" w:rsidR="00C64647" w:rsidRPr="006A00C0" w:rsidRDefault="006A00C0" w:rsidP="006A00C0">
      <w:pPr>
        <w:pStyle w:val="Heading2"/>
        <w:rPr>
          <w:lang w:val="ru-RU"/>
        </w:rPr>
      </w:pPr>
      <w:r>
        <w:rPr>
          <w:lang w:val="ru-RU"/>
        </w:rPr>
        <w:t>Несущее Большую Ценность</w:t>
      </w:r>
      <w:r w:rsidR="00AC35B1">
        <w:t xml:space="preserve">, </w:t>
      </w:r>
      <w:r w:rsidR="002D3A7D">
        <w:rPr>
          <w:lang w:val="ru-RU"/>
        </w:rPr>
        <w:t xml:space="preserve">Обучение с </w:t>
      </w:r>
      <w:r>
        <w:rPr>
          <w:lang w:val="ru-RU"/>
        </w:rPr>
        <w:t xml:space="preserve">Более </w:t>
      </w:r>
      <w:r w:rsidRPr="006A00C0">
        <w:rPr>
          <w:lang w:val="ru-RU"/>
        </w:rPr>
        <w:t>Низко</w:t>
      </w:r>
      <w:r w:rsidR="002D3A7D">
        <w:rPr>
          <w:lang w:val="ru-RU"/>
        </w:rPr>
        <w:t>й Стоимостью</w:t>
      </w:r>
    </w:p>
    <w:p w14:paraId="34F34AD6" w14:textId="1444C72B" w:rsidR="00C64647" w:rsidRDefault="00BC38C5">
      <w:pPr>
        <w:spacing w:after="235"/>
        <w:ind w:right="0"/>
      </w:pPr>
      <w:r w:rsidRPr="00BC38C5">
        <w:t>Не все новые знания или информация являются ценными; идеал заключается в получении экономически эффективной новой информации</w:t>
      </w:r>
      <w:r w:rsidR="00AC35B1">
        <w:t xml:space="preserve"> [Reinertsen97]. </w:t>
      </w:r>
      <w:r w:rsidRPr="00BC38C5">
        <w:t>Это довольно сложно, потому что это исследовательский процесс: иногда вы где-то выигрываете, иногда где-то проигрываете.</w:t>
      </w:r>
    </w:p>
    <w:p w14:paraId="748ACB08" w14:textId="4245385F" w:rsidR="00C64647" w:rsidRDefault="0024518D">
      <w:pPr>
        <w:spacing w:after="233"/>
        <w:ind w:right="0"/>
      </w:pPr>
      <w:r w:rsidRPr="0024518D">
        <w:t xml:space="preserve">Основная стратегия бережливого подхода базируется на простом принципе из теории информации: </w:t>
      </w:r>
      <w:r w:rsidRPr="0024518D">
        <w:rPr>
          <w:i/>
          <w:iCs/>
        </w:rPr>
        <w:t>увеличивайте ценность создаваемой информации и уменьшайте стоимость создания знаний</w:t>
      </w:r>
      <w:r w:rsidRPr="0024518D">
        <w:t>.</w:t>
      </w:r>
    </w:p>
    <w:p w14:paraId="0B9BE334" w14:textId="11BC60C8" w:rsidR="00C64647" w:rsidRPr="00780D45" w:rsidRDefault="00BF7929">
      <w:pPr>
        <w:spacing w:after="234"/>
        <w:ind w:right="0"/>
        <w:rPr>
          <w:lang w:val="ru-RU"/>
        </w:rPr>
      </w:pPr>
      <w:r w:rsidRPr="00BF7929">
        <w:rPr>
          <w:b/>
        </w:rPr>
        <w:t xml:space="preserve">Бóльшая ценность информации </w:t>
      </w:r>
      <w:r w:rsidR="00AC35B1">
        <w:t>—</w:t>
      </w:r>
      <w:r>
        <w:rPr>
          <w:lang w:val="ru-RU"/>
        </w:rPr>
        <w:t xml:space="preserve"> </w:t>
      </w:r>
      <w:r w:rsidRPr="00BF7929">
        <w:rPr>
          <w:lang w:val="ru-RU"/>
        </w:rPr>
        <w:t>Несколько идей из бережливого подхода и гибкой разработки помогут разобраться. Например</w:t>
      </w:r>
      <w:r w:rsidRPr="00780D45">
        <w:rPr>
          <w:lang w:val="ru-RU"/>
        </w:rPr>
        <w:t>:</w:t>
      </w:r>
    </w:p>
    <w:p w14:paraId="7667E794" w14:textId="748C0918" w:rsidR="00C64647" w:rsidRDefault="00AC35B1">
      <w:pPr>
        <w:spacing w:after="154"/>
        <w:ind w:left="480" w:right="0" w:hanging="240"/>
      </w:pPr>
      <w:r>
        <w:rPr>
          <w:rFonts w:ascii="Segoe UI Symbol" w:eastAsia="Segoe UI Symbol" w:hAnsi="Segoe UI Symbol" w:cs="Segoe UI Symbol"/>
          <w:sz w:val="16"/>
        </w:rPr>
        <w:t xml:space="preserve">❑ </w:t>
      </w:r>
      <w:r w:rsidR="00BF7929" w:rsidRPr="00BF7929">
        <w:rPr>
          <w:i/>
        </w:rPr>
        <w:t>Сосредотачивайтесь на неясных вещах</w:t>
      </w:r>
      <w:r w:rsidR="00BF7929" w:rsidRPr="00BF7929">
        <w:rPr>
          <w:iCs/>
        </w:rPr>
        <w:t xml:space="preserve"> </w:t>
      </w:r>
      <w:r>
        <w:t>—</w:t>
      </w:r>
      <w:r w:rsidR="00BF7929" w:rsidRPr="00BF7929">
        <w:rPr>
          <w:lang w:val="ru-RU"/>
        </w:rPr>
        <w:t xml:space="preserve"> </w:t>
      </w:r>
      <w:r w:rsidR="00BF7929">
        <w:rPr>
          <w:lang w:val="ru-RU"/>
        </w:rPr>
        <w:t>В</w:t>
      </w:r>
      <w:r w:rsidR="00BF7929" w:rsidRPr="00BF7929">
        <w:t>ыбирать</w:t>
      </w:r>
      <w:r w:rsidR="00BF7929">
        <w:rPr>
          <w:lang w:val="ru-RU"/>
        </w:rPr>
        <w:t xml:space="preserve"> для </w:t>
      </w:r>
      <w:r w:rsidR="00BF7929" w:rsidRPr="00BF7929">
        <w:t>реали</w:t>
      </w:r>
      <w:r w:rsidR="00BF7929">
        <w:rPr>
          <w:lang w:val="ru-RU"/>
        </w:rPr>
        <w:t>зации</w:t>
      </w:r>
      <w:r w:rsidR="00BF7929" w:rsidRPr="00BF7929">
        <w:t xml:space="preserve"> и тестирова</w:t>
      </w:r>
      <w:r w:rsidR="00BF7929">
        <w:rPr>
          <w:lang w:val="ru-RU"/>
        </w:rPr>
        <w:t>ния</w:t>
      </w:r>
      <w:r w:rsidR="00BF7929" w:rsidRPr="00BF7929">
        <w:t xml:space="preserve"> </w:t>
      </w:r>
      <w:r w:rsidR="00BF7929" w:rsidRPr="00BF7929">
        <w:rPr>
          <w:i/>
          <w:iCs/>
        </w:rPr>
        <w:t>непонятные</w:t>
      </w:r>
      <w:r w:rsidR="00BF7929" w:rsidRPr="00BF7929">
        <w:t xml:space="preserve"> или </w:t>
      </w:r>
      <w:r w:rsidR="00BF7929" w:rsidRPr="00BF7929">
        <w:rPr>
          <w:i/>
          <w:iCs/>
        </w:rPr>
        <w:t>рискованные</w:t>
      </w:r>
      <w:r w:rsidR="00BF7929" w:rsidRPr="00BF7929">
        <w:t xml:space="preserve"> элементы раньше. Ценность обратной связи повышается как раз потому, что результаты слабо предсказуемы, ведь предсказуемые вещи мало чему могут нас научить.</w:t>
      </w:r>
    </w:p>
    <w:p w14:paraId="0B2C009F" w14:textId="3CA5C11C" w:rsidR="00BF7929" w:rsidRDefault="00AC35B1">
      <w:pPr>
        <w:ind w:left="480" w:right="0" w:hanging="240"/>
      </w:pPr>
      <w:r>
        <w:rPr>
          <w:rFonts w:ascii="Segoe UI Symbol" w:eastAsia="Segoe UI Symbol" w:hAnsi="Segoe UI Symbol" w:cs="Segoe UI Symbol"/>
          <w:sz w:val="16"/>
        </w:rPr>
        <w:t xml:space="preserve">❑ </w:t>
      </w:r>
      <w:r w:rsidR="00BF7929" w:rsidRPr="00BF7929">
        <w:rPr>
          <w:i/>
        </w:rPr>
        <w:t>Фокусируйтесь на раннем тестировании и обратной связи</w:t>
      </w:r>
      <w:r w:rsidR="00BF7929" w:rsidRPr="00BF7929">
        <w:rPr>
          <w:iCs/>
        </w:rPr>
        <w:t xml:space="preserve"> </w:t>
      </w:r>
      <w:r>
        <w:t>—</w:t>
      </w:r>
      <w:r w:rsidR="00BF7929" w:rsidRPr="00BF7929">
        <w:rPr>
          <w:lang w:val="ru-RU"/>
        </w:rPr>
        <w:t xml:space="preserve"> </w:t>
      </w:r>
      <w:r w:rsidR="00BF7929" w:rsidRPr="00BF7929">
        <w:t xml:space="preserve">Информация имеет реальную </w:t>
      </w:r>
      <w:r w:rsidR="00BF7929" w:rsidRPr="00BF7929">
        <w:rPr>
          <w:i/>
          <w:iCs/>
        </w:rPr>
        <w:t>стоимость задержки</w:t>
      </w:r>
      <w:r w:rsidR="00BF7929" w:rsidRPr="00BF7929">
        <w:t xml:space="preserve">, что является одной из причин, по которой тестирование лишь однажды в конце длинного последовательного цикла (по заблуждению мотивированное локальной оптимизацией, основанной на том, что это уменьшит затраты на тестирование) почти всегда является некомпетентностью. Это может быть очень затратным, обнаружить во время стресс-тестирования производительности, после 18 месяцев разработки, что ключевое архитектурное решение оказалось ненадёжным. В бережливом подходе, короткие циклы с ранней обратной связью крайне важны; благодаря реализации менее предсказуемых элементов на ранних этапах и в коротких циклах, включающих тестирование, снижается стоимость задержки. </w:t>
      </w:r>
      <w:r w:rsidRPr="000054AF">
        <w:rPr>
          <w:szCs w:val="20"/>
          <w:vertAlign w:val="superscript"/>
        </w:rPr>
        <w:footnoteReference w:id="24"/>
      </w:r>
    </w:p>
    <w:p w14:paraId="3DEE3394" w14:textId="77777777" w:rsidR="00BF7929" w:rsidRDefault="00BF7929">
      <w:pPr>
        <w:spacing w:after="0" w:line="240" w:lineRule="auto"/>
        <w:ind w:left="0" w:right="0" w:firstLine="0"/>
        <w:jc w:val="left"/>
      </w:pPr>
      <w:r>
        <w:br w:type="page"/>
      </w:r>
    </w:p>
    <w:p w14:paraId="32207DF3" w14:textId="258B68EA" w:rsidR="00C64647" w:rsidRDefault="00BF302A">
      <w:pPr>
        <w:ind w:right="0"/>
      </w:pPr>
      <w:r w:rsidRPr="00BF302A">
        <w:rPr>
          <w:b/>
        </w:rPr>
        <w:lastRenderedPageBreak/>
        <w:t>Низкостоимостная информация</w:t>
      </w:r>
      <w:r w:rsidRPr="00BF302A">
        <w:rPr>
          <w:bCs/>
        </w:rPr>
        <w:t xml:space="preserve"> </w:t>
      </w:r>
      <w:r w:rsidR="00AC35B1">
        <w:t>—</w:t>
      </w:r>
      <w:r w:rsidRPr="00BF302A">
        <w:t xml:space="preserve"> Раздел “Косвенные Преимущества Уменьшения Размеров Партий и Времени Цикла” на странице 27 рассматривает</w:t>
      </w:r>
      <w:ins w:id="139" w:author="Пользователь" w:date="2020-09-27T07:46:00Z">
        <w:r w:rsidR="00DB0245">
          <w:rPr>
            <w:lang w:val="ru-RU"/>
          </w:rPr>
          <w:t>,</w:t>
        </w:r>
      </w:ins>
      <w:commentRangeStart w:id="140"/>
      <w:r w:rsidRPr="00BF302A">
        <w:t xml:space="preserve"> </w:t>
      </w:r>
      <w:commentRangeEnd w:id="140"/>
      <w:r w:rsidR="00793451">
        <w:rPr>
          <w:rStyle w:val="CommentReference"/>
        </w:rPr>
        <w:commentReference w:id="140"/>
      </w:r>
      <w:r w:rsidRPr="00BF302A">
        <w:t>как внедрение бережливого подхода и гибких принципов приводит к уменьшению накладных расходов в процессах</w:t>
      </w:r>
      <w:r>
        <w:rPr>
          <w:lang w:val="ru-RU"/>
        </w:rPr>
        <w:t>.</w:t>
      </w:r>
      <w:r w:rsidRPr="00BF302A">
        <w:t xml:space="preserve"> Фактически, можно широко рассматривать эти методы как успешные за счёт </w:t>
      </w:r>
      <w:r w:rsidRPr="00BF302A">
        <w:rPr>
          <w:i/>
          <w:iCs/>
        </w:rPr>
        <w:t>уменьшения стоимости изменений</w:t>
      </w:r>
      <w:r w:rsidRPr="00BF302A">
        <w:t xml:space="preserve"> — конкурентоспособность за счёт гибкости. А это включает в себя уменьшение стоимости обучения. Примеры:</w:t>
      </w:r>
    </w:p>
    <w:p w14:paraId="238C90DF" w14:textId="63BC0BBA" w:rsidR="00C64647" w:rsidRDefault="00AC35B1">
      <w:pPr>
        <w:spacing w:after="111"/>
        <w:ind w:left="480" w:right="0" w:hanging="240"/>
      </w:pPr>
      <w:r>
        <w:rPr>
          <w:rFonts w:ascii="Segoe UI Symbol" w:eastAsia="Segoe UI Symbol" w:hAnsi="Segoe UI Symbol" w:cs="Segoe UI Symbol"/>
          <w:sz w:val="16"/>
        </w:rPr>
        <w:t xml:space="preserve">❑ </w:t>
      </w:r>
      <w:r w:rsidR="00650E80" w:rsidRPr="00650E80">
        <w:rPr>
          <w:i/>
        </w:rPr>
        <w:t xml:space="preserve">Сосредоточьтесь на крупномасштабной автоматизации тестирования </w:t>
      </w:r>
      <w:r>
        <w:t>—</w:t>
      </w:r>
      <w:r w:rsidR="00650E80" w:rsidRPr="00650E80">
        <w:t xml:space="preserve"> чтобы узнавать о дефектах и реальном поведении ПО. Первоначальные затраты могут быть значительными (если сейчас вы тестируете вручную), но затраты на повторное использование практически равны нулю.</w:t>
      </w:r>
    </w:p>
    <w:p w14:paraId="629E7A53" w14:textId="37A9F60B" w:rsidR="00C64647" w:rsidRDefault="00AC35B1">
      <w:pPr>
        <w:spacing w:after="111"/>
        <w:ind w:left="480" w:right="0" w:hanging="240"/>
      </w:pPr>
      <w:r>
        <w:rPr>
          <w:rFonts w:ascii="Segoe UI Symbol" w:eastAsia="Segoe UI Symbol" w:hAnsi="Segoe UI Symbol" w:cs="Segoe UI Symbol"/>
          <w:sz w:val="16"/>
        </w:rPr>
        <w:t xml:space="preserve">❑ </w:t>
      </w:r>
      <w:r w:rsidR="00650E80" w:rsidRPr="00650E80">
        <w:rPr>
          <w:i/>
        </w:rPr>
        <w:t xml:space="preserve">Сделайте акцент на непрерывной интеграции </w:t>
      </w:r>
      <w:r>
        <w:t>—</w:t>
      </w:r>
      <w:r w:rsidR="00650E80" w:rsidRPr="00650E80">
        <w:rPr>
          <w:lang w:val="ru-RU"/>
        </w:rPr>
        <w:t xml:space="preserve"> </w:t>
      </w:r>
      <w:r w:rsidR="00650E80" w:rsidRPr="00650E80">
        <w:t>чтобы узнавать о дефектах и недостаточной синхронизации. За счёт частой интеграции небольшими объёмами изменений, команды уменьшают средние накладные расходы благодаря нелинейной зависимости результата от усилий при интеграции бóльших объёмов кода.</w:t>
      </w:r>
    </w:p>
    <w:p w14:paraId="74C7AEA5" w14:textId="1FB6F6E7" w:rsidR="00C64647" w:rsidRDefault="00AC35B1">
      <w:pPr>
        <w:spacing w:after="396" w:line="247" w:lineRule="auto"/>
        <w:ind w:left="465" w:right="0" w:hanging="240"/>
      </w:pPr>
      <w:r>
        <w:rPr>
          <w:rFonts w:ascii="Segoe UI Symbol" w:eastAsia="Segoe UI Symbol" w:hAnsi="Segoe UI Symbol" w:cs="Segoe UI Symbol"/>
          <w:sz w:val="16"/>
        </w:rPr>
        <w:t xml:space="preserve">❑ </w:t>
      </w:r>
      <w:r w:rsidR="00650E80" w:rsidRPr="00650E80">
        <w:rPr>
          <w:i/>
        </w:rPr>
        <w:t>Фокусируйтесь на наставничестве от экспертов и на распространении знаний</w:t>
      </w:r>
      <w:r w:rsidR="00650E80" w:rsidRPr="00650E80">
        <w:rPr>
          <w:iCs/>
        </w:rPr>
        <w:t xml:space="preserve"> </w:t>
      </w:r>
      <w:r>
        <w:t>—</w:t>
      </w:r>
      <w:r w:rsidR="00650E80">
        <w:rPr>
          <w:lang w:val="ru-RU"/>
        </w:rPr>
        <w:t xml:space="preserve"> </w:t>
      </w:r>
      <w:r w:rsidR="00650E80" w:rsidRPr="00650E80">
        <w:t>чтобы уменьшить стоимость повторных разработок.</w:t>
      </w:r>
    </w:p>
    <w:p w14:paraId="2B83F0BF" w14:textId="033BF4F9" w:rsidR="00C64647" w:rsidRPr="00824035" w:rsidRDefault="00824035" w:rsidP="00824035">
      <w:pPr>
        <w:pStyle w:val="Heading2"/>
        <w:rPr>
          <w:lang w:val="ru-RU"/>
        </w:rPr>
      </w:pPr>
      <w:r>
        <w:rPr>
          <w:lang w:val="ru-RU"/>
        </w:rPr>
        <w:t>Каденция</w:t>
      </w:r>
    </w:p>
    <w:p w14:paraId="7FB78C26" w14:textId="3B1196BD" w:rsidR="00C64647" w:rsidRDefault="00C81A98">
      <w:pPr>
        <w:ind w:right="0"/>
      </w:pPr>
      <w:r w:rsidRPr="00C81A98">
        <w:t xml:space="preserve">Работа в регулярном ритме или </w:t>
      </w:r>
      <w:r w:rsidRPr="00C81A98">
        <w:rPr>
          <w:b/>
          <w:bCs/>
        </w:rPr>
        <w:t>каденции</w:t>
      </w:r>
      <w:r w:rsidRPr="00C81A98">
        <w:t xml:space="preserve"> является принципом бережливого подхода, как в производстве так и в разработке [Ward14]. Устойчивое, стабильное “сердцебиение”. В бережливом производстве это зовётся временем </w:t>
      </w:r>
      <w:r w:rsidRPr="00C81A98">
        <w:rPr>
          <w:i/>
          <w:iCs/>
        </w:rPr>
        <w:t>такта</w:t>
      </w:r>
      <w:r w:rsidRPr="001C16E7">
        <w:rPr>
          <w:szCs w:val="20"/>
          <w:vertAlign w:val="superscript"/>
        </w:rPr>
        <w:footnoteReference w:id="25"/>
      </w:r>
      <w:r w:rsidRPr="00C81A98">
        <w:t>. В разработке это называется каденция. Каденция — мощный принцип в бережливой разработке продуктов, поэтому этот предмет рассматривается более детально…</w:t>
      </w:r>
    </w:p>
    <w:p w14:paraId="4CD8B380" w14:textId="7A7780A7" w:rsidR="00A02268" w:rsidRDefault="00A02268" w:rsidP="00B371F2">
      <w:r w:rsidRPr="00A02268">
        <w:t>Есть что-то фундаментальное и очень человечное в каденции: Люди ценят или нуждаются в определённых ритмах в своей жизни и работе — и ценят или нуждаются в неких ритуалах в рамках этих ритмов [Kerth01]. Многие из нас работают в состоянии каденции семь дней в неделю. Так, например, существует ритуал еженедельного собрания во вторник утром и другие ему подобные. Проще говоря, каденция в работе улучшает предсказуемость, планирование и взаимодействие. На более глубоком уровне это отражает ритмы нашей жизни.</w:t>
      </w:r>
    </w:p>
    <w:p w14:paraId="558F7F3A" w14:textId="77777777" w:rsidR="00A02268" w:rsidRDefault="00A02268">
      <w:pPr>
        <w:spacing w:after="0" w:line="240" w:lineRule="auto"/>
        <w:ind w:left="0" w:right="0" w:firstLine="0"/>
        <w:jc w:val="left"/>
      </w:pPr>
      <w:r>
        <w:br w:type="page"/>
      </w:r>
    </w:p>
    <w:p w14:paraId="39EAA98E" w14:textId="77777777" w:rsidR="00B371F2" w:rsidRDefault="00B371F2" w:rsidP="00B371F2"/>
    <w:p w14:paraId="7685BFFC" w14:textId="3605924A" w:rsidR="00C64647" w:rsidRPr="00A02268" w:rsidRDefault="00A02268">
      <w:pPr>
        <w:spacing w:after="326" w:line="265" w:lineRule="auto"/>
        <w:ind w:left="-5" w:right="0"/>
        <w:jc w:val="left"/>
        <w:rPr>
          <w:lang w:val="ru-RU"/>
        </w:rPr>
      </w:pPr>
      <w:r>
        <w:rPr>
          <w:rFonts w:ascii="Arial" w:eastAsia="Arial" w:hAnsi="Arial" w:cs="Arial"/>
          <w:sz w:val="16"/>
          <w:lang w:val="ru-RU"/>
        </w:rPr>
        <w:t>Рис</w:t>
      </w:r>
      <w:r w:rsidR="00AC35B1">
        <w:rPr>
          <w:rFonts w:ascii="Arial" w:eastAsia="Arial" w:hAnsi="Arial" w:cs="Arial"/>
          <w:sz w:val="16"/>
        </w:rPr>
        <w:t xml:space="preserve"> 1.8 </w:t>
      </w:r>
      <w:r>
        <w:rPr>
          <w:rFonts w:ascii="Arial" w:eastAsia="Arial" w:hAnsi="Arial" w:cs="Arial"/>
          <w:sz w:val="16"/>
          <w:lang w:val="ru-RU"/>
        </w:rPr>
        <w:t>как превзойти конкурентов в обучении</w:t>
      </w:r>
    </w:p>
    <w:p w14:paraId="04230ACE" w14:textId="77EB02BA" w:rsidR="004E41D7" w:rsidRDefault="00744EFE">
      <w:pPr>
        <w:spacing w:after="0" w:line="259" w:lineRule="auto"/>
        <w:ind w:left="43" w:right="-4758" w:firstLine="0"/>
        <w:jc w:val="left"/>
      </w:pPr>
      <w:r w:rsidRPr="00744EFE">
        <w:rPr>
          <w:noProof/>
        </w:rPr>
        <w:drawing>
          <wp:inline distT="0" distB="0" distL="0" distR="0" wp14:anchorId="0DD4919C" wp14:editId="54A17088">
            <wp:extent cx="5612130" cy="517842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178425"/>
                    </a:xfrm>
                    <a:prstGeom prst="rect">
                      <a:avLst/>
                    </a:prstGeom>
                  </pic:spPr>
                </pic:pic>
              </a:graphicData>
            </a:graphic>
          </wp:inline>
        </w:drawing>
      </w:r>
    </w:p>
    <w:p w14:paraId="17E8082C" w14:textId="77777777" w:rsidR="004E41D7" w:rsidRDefault="004E41D7">
      <w:pPr>
        <w:spacing w:after="0" w:line="240" w:lineRule="auto"/>
        <w:ind w:left="0" w:right="0" w:firstLine="0"/>
        <w:jc w:val="left"/>
      </w:pPr>
      <w:r>
        <w:br w:type="page"/>
      </w:r>
    </w:p>
    <w:p w14:paraId="4F6235CF" w14:textId="0E9D6BBE" w:rsidR="00C64647" w:rsidRDefault="00A02268">
      <w:pPr>
        <w:spacing w:after="505" w:line="265" w:lineRule="auto"/>
        <w:ind w:left="-5" w:right="0"/>
        <w:jc w:val="left"/>
      </w:pPr>
      <w:r w:rsidRPr="00B60055">
        <w:rPr>
          <w:rFonts w:ascii="Arial" w:eastAsia="Arial" w:hAnsi="Arial" w:cs="Arial"/>
          <w:sz w:val="16"/>
        </w:rPr>
        <w:lastRenderedPageBreak/>
        <w:t>Рис</w:t>
      </w:r>
      <w:r w:rsidR="00AC35B1">
        <w:rPr>
          <w:rFonts w:ascii="Arial" w:eastAsia="Arial" w:hAnsi="Arial" w:cs="Arial"/>
          <w:sz w:val="16"/>
        </w:rPr>
        <w:t xml:space="preserve"> 1.9 </w:t>
      </w:r>
      <w:r w:rsidRPr="00B60055">
        <w:rPr>
          <w:rFonts w:ascii="Arial" w:eastAsia="Arial" w:hAnsi="Arial" w:cs="Arial"/>
          <w:sz w:val="16"/>
        </w:rPr>
        <w:t xml:space="preserve">Практики </w:t>
      </w:r>
      <w:r w:rsidR="00AC35B1">
        <w:rPr>
          <w:rFonts w:ascii="Arial" w:eastAsia="Arial" w:hAnsi="Arial" w:cs="Arial"/>
          <w:sz w:val="16"/>
        </w:rPr>
        <w:t>LPD</w:t>
      </w:r>
    </w:p>
    <w:p w14:paraId="05B73027" w14:textId="2FA3D157" w:rsidR="004E41D7" w:rsidRDefault="00DB0174">
      <w:pPr>
        <w:spacing w:after="0" w:line="259" w:lineRule="auto"/>
        <w:ind w:left="215" w:right="-5983" w:firstLine="0"/>
        <w:jc w:val="left"/>
      </w:pPr>
      <w:r w:rsidRPr="00DB0174">
        <w:rPr>
          <w:noProof/>
        </w:rPr>
        <w:drawing>
          <wp:inline distT="0" distB="0" distL="0" distR="0" wp14:anchorId="3AA2BBEA" wp14:editId="6037D6A9">
            <wp:extent cx="5612130" cy="516763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167630"/>
                    </a:xfrm>
                    <a:prstGeom prst="rect">
                      <a:avLst/>
                    </a:prstGeom>
                  </pic:spPr>
                </pic:pic>
              </a:graphicData>
            </a:graphic>
          </wp:inline>
        </w:drawing>
      </w:r>
    </w:p>
    <w:p w14:paraId="58DE5BCA" w14:textId="77777777" w:rsidR="004E41D7" w:rsidRDefault="004E41D7">
      <w:pPr>
        <w:spacing w:after="0" w:line="240" w:lineRule="auto"/>
        <w:ind w:left="0" w:right="0" w:firstLine="0"/>
        <w:jc w:val="left"/>
      </w:pPr>
      <w:r>
        <w:br w:type="page"/>
      </w:r>
    </w:p>
    <w:p w14:paraId="5FBEF57F" w14:textId="6F0966E3" w:rsidR="00C64647" w:rsidRDefault="004F429C">
      <w:pPr>
        <w:pStyle w:val="Heading3"/>
        <w:ind w:left="-5" w:right="0"/>
      </w:pPr>
      <w:r w:rsidRPr="004F429C">
        <w:lastRenderedPageBreak/>
        <w:t>Каденция и Таймбоксы</w:t>
      </w:r>
    </w:p>
    <w:p w14:paraId="2AF5A4BD" w14:textId="01B9F4C2" w:rsidR="004F429C" w:rsidRPr="0095744E" w:rsidRDefault="004F429C">
      <w:pPr>
        <w:ind w:right="0"/>
        <w:rPr>
          <w:lang w:val="ru-RU"/>
        </w:rPr>
      </w:pPr>
      <w:r w:rsidRPr="004F429C">
        <w:t xml:space="preserve">Один из популярных подходов для улучшения каденции — это </w:t>
      </w:r>
      <w:r w:rsidRPr="004822CE">
        <w:rPr>
          <w:b/>
          <w:bCs/>
          <w:lang w:val="ru-RU"/>
        </w:rPr>
        <w:t>таймбоксы</w:t>
      </w:r>
      <w:r>
        <w:rPr>
          <w:lang w:val="ru-RU"/>
        </w:rPr>
        <w:t xml:space="preserve"> </w:t>
      </w:r>
      <w:r w:rsidRPr="004F429C">
        <w:t>(timeboxes), фиксированные во времени —</w:t>
      </w:r>
      <w:r w:rsidRPr="004F429C">
        <w:rPr>
          <w:lang w:val="ru-RU"/>
        </w:rPr>
        <w:t xml:space="preserve"> </w:t>
      </w:r>
      <w:r w:rsidRPr="004F429C">
        <w:t>и обычно короткие</w:t>
      </w:r>
      <w:r w:rsidRPr="004F429C">
        <w:rPr>
          <w:lang w:val="ru-RU"/>
        </w:rPr>
        <w:t xml:space="preserve"> </w:t>
      </w:r>
      <w:r w:rsidRPr="004F429C">
        <w:t>— циклы разработки</w:t>
      </w:r>
      <w:r w:rsidRPr="004F429C">
        <w:rPr>
          <w:lang w:val="ru-RU"/>
        </w:rPr>
        <w:t xml:space="preserve"> (</w:t>
      </w:r>
      <w:r>
        <w:rPr>
          <w:lang w:val="ru-RU"/>
        </w:rPr>
        <w:t>напр</w:t>
      </w:r>
      <w:r w:rsidRPr="004F429C">
        <w:t>, двухнедельные промежутки</w:t>
      </w:r>
      <w:r w:rsidR="004822CE">
        <w:rPr>
          <w:lang w:val="ru-RU"/>
        </w:rPr>
        <w:t>)</w:t>
      </w:r>
      <w:r w:rsidRPr="004F429C">
        <w:t xml:space="preserve">. От команд ожидается поставка и демонстрация </w:t>
      </w:r>
      <w:r w:rsidRPr="004822CE">
        <w:rPr>
          <w:i/>
          <w:iCs/>
        </w:rPr>
        <w:t>чего-либо</w:t>
      </w:r>
      <w:r w:rsidRPr="004F429C">
        <w:t xml:space="preserve">, по завершению заданного временного промежутка — чего-то </w:t>
      </w:r>
      <w:r w:rsidRPr="004822CE">
        <w:rPr>
          <w:i/>
          <w:iCs/>
        </w:rPr>
        <w:t>небольшого, но сделанного хорошо</w:t>
      </w:r>
      <w:r w:rsidRPr="004F429C">
        <w:t xml:space="preserve">, вместо большого, но недоделанного. Длительность </w:t>
      </w:r>
      <w:r w:rsidR="0095744E" w:rsidRPr="0095744E">
        <w:rPr>
          <w:i/>
          <w:iCs/>
          <w:lang w:val="ru-RU"/>
        </w:rPr>
        <w:t>должна</w:t>
      </w:r>
      <w:r w:rsidRPr="0095744E">
        <w:rPr>
          <w:i/>
          <w:iCs/>
        </w:rPr>
        <w:t xml:space="preserve"> быть постоянной</w:t>
      </w:r>
      <w:r w:rsidRPr="004F429C">
        <w:t xml:space="preserve">, но </w:t>
      </w:r>
      <w:r w:rsidRPr="0095744E">
        <w:rPr>
          <w:i/>
          <w:iCs/>
        </w:rPr>
        <w:t>объём работ может меняться</w:t>
      </w:r>
      <w:r w:rsidRPr="004F429C">
        <w:t>, чтобы уместиться в заданный временной интервал.</w:t>
      </w:r>
      <w:r w:rsidR="0095744E">
        <w:rPr>
          <w:lang w:val="ru-RU"/>
        </w:rPr>
        <w:t xml:space="preserve"> Таймбоксы</w:t>
      </w:r>
      <w:r w:rsidR="0095744E" w:rsidRPr="0095744E">
        <w:rPr>
          <w:lang w:val="ru-RU"/>
        </w:rPr>
        <w:t xml:space="preserve"> </w:t>
      </w:r>
      <w:r w:rsidR="0095744E">
        <w:rPr>
          <w:lang w:val="ru-RU"/>
        </w:rPr>
        <w:t>не</w:t>
      </w:r>
      <w:r w:rsidR="0095744E" w:rsidRPr="0095744E">
        <w:rPr>
          <w:lang w:val="ru-RU"/>
        </w:rPr>
        <w:t xml:space="preserve"> </w:t>
      </w:r>
      <w:r w:rsidR="0095744E">
        <w:rPr>
          <w:lang w:val="ru-RU"/>
        </w:rPr>
        <w:t>являются панацеей для всех проблем в областях с интеллектуальным трудом, но это они преимущества:</w:t>
      </w:r>
    </w:p>
    <w:p w14:paraId="291E0764" w14:textId="24BECA2E" w:rsidR="00C64647" w:rsidRDefault="00AC35B1">
      <w:pPr>
        <w:spacing w:after="111"/>
        <w:ind w:left="250" w:right="0"/>
      </w:pPr>
      <w:r>
        <w:rPr>
          <w:rFonts w:ascii="Segoe UI Symbol" w:eastAsia="Segoe UI Symbol" w:hAnsi="Segoe UI Symbol" w:cs="Segoe UI Symbol"/>
          <w:sz w:val="16"/>
        </w:rPr>
        <w:t xml:space="preserve">❑ </w:t>
      </w:r>
      <w:r w:rsidR="00BC478F" w:rsidRPr="00BC478F">
        <w:t>Таймбоксы способствуют каденции</w:t>
      </w:r>
      <w:r>
        <w:t>.</w:t>
      </w:r>
    </w:p>
    <w:p w14:paraId="000E5D33" w14:textId="1DB2998C" w:rsidR="00C64647" w:rsidRDefault="00AC35B1" w:rsidP="00936835">
      <w:pPr>
        <w:spacing w:after="112"/>
        <w:ind w:left="480" w:right="0" w:hanging="240"/>
      </w:pPr>
      <w:r>
        <w:rPr>
          <w:rFonts w:ascii="Segoe UI Symbol" w:eastAsia="Segoe UI Symbol" w:hAnsi="Segoe UI Symbol" w:cs="Segoe UI Symbol"/>
          <w:sz w:val="16"/>
        </w:rPr>
        <w:t xml:space="preserve">❑ </w:t>
      </w:r>
      <w:r w:rsidR="00936835" w:rsidRPr="00936835">
        <w:t xml:space="preserve">Работа по разработке — это часто </w:t>
      </w:r>
      <w:r w:rsidR="00936835" w:rsidRPr="00936835">
        <w:rPr>
          <w:i/>
          <w:iCs/>
        </w:rPr>
        <w:t>неограниченная (или плохо ограниченная)</w:t>
      </w:r>
      <w:r w:rsidR="00936835" w:rsidRPr="00936835">
        <w:t xml:space="preserve"> работа. Когда команда знает, что интервал времени заканчивается 15 марта, это ограничивает нечёткие объёмы работы и увеличивает фокус. Таким образом, временные интервалы ограничивают расползание объёма работ, ограничивают </w:t>
      </w:r>
      <w:r w:rsidR="00936835">
        <w:rPr>
          <w:lang w:val="ru-RU"/>
        </w:rPr>
        <w:t xml:space="preserve">время на </w:t>
      </w:r>
      <w:r w:rsidR="00936835" w:rsidRPr="00936835">
        <w:rPr>
          <w:i/>
          <w:iCs/>
        </w:rPr>
        <w:t>“шлифовку”</w:t>
      </w:r>
      <w:r w:rsidR="00936835">
        <w:rPr>
          <w:lang w:val="ru-RU"/>
        </w:rPr>
        <w:t>, выходящую за границы требований</w:t>
      </w:r>
      <w:r w:rsidR="00936835" w:rsidRPr="00936835">
        <w:t>, и увеличивают фокус</w:t>
      </w:r>
    </w:p>
    <w:p w14:paraId="421A2726" w14:textId="466FB5FF" w:rsidR="00C64647" w:rsidRDefault="00AC35B1">
      <w:pPr>
        <w:spacing w:after="111"/>
        <w:ind w:left="250" w:right="0"/>
      </w:pPr>
      <w:r>
        <w:rPr>
          <w:rFonts w:ascii="Segoe UI Symbol" w:eastAsia="Segoe UI Symbol" w:hAnsi="Segoe UI Symbol" w:cs="Segoe UI Symbol"/>
          <w:sz w:val="16"/>
        </w:rPr>
        <w:t xml:space="preserve">❑ </w:t>
      </w:r>
      <w:r w:rsidR="00F90201" w:rsidRPr="00F90201">
        <w:t xml:space="preserve">Таймбоксы снижают </w:t>
      </w:r>
      <w:r w:rsidR="00F90201" w:rsidRPr="00F90201">
        <w:rPr>
          <w:i/>
          <w:iCs/>
        </w:rPr>
        <w:t>аналитический паралич</w:t>
      </w:r>
      <w:r>
        <w:t>.</w:t>
      </w:r>
    </w:p>
    <w:p w14:paraId="005CAA70" w14:textId="2BBF6F8A" w:rsidR="00C64647" w:rsidRDefault="00AC35B1">
      <w:pPr>
        <w:spacing w:after="111"/>
        <w:ind w:left="480" w:right="0" w:hanging="240"/>
      </w:pPr>
      <w:r>
        <w:rPr>
          <w:rFonts w:ascii="Segoe UI Symbol" w:eastAsia="Segoe UI Symbol" w:hAnsi="Segoe UI Symbol" w:cs="Segoe UI Symbol"/>
          <w:sz w:val="16"/>
        </w:rPr>
        <w:t xml:space="preserve">❑ </w:t>
      </w:r>
      <w:r w:rsidR="00F90201" w:rsidRPr="00F90201">
        <w:rPr>
          <w:bCs/>
        </w:rPr>
        <w:t>Представьте</w:t>
      </w:r>
      <w:ins w:id="141" w:author="Пользователь" w:date="2020-09-27T07:46:00Z">
        <w:r w:rsidR="00DB0245">
          <w:rPr>
            <w:bCs/>
            <w:lang w:val="ru-RU"/>
          </w:rPr>
          <w:t>,</w:t>
        </w:r>
      </w:ins>
      <w:commentRangeStart w:id="142"/>
      <w:r w:rsidR="00F90201" w:rsidRPr="00F90201">
        <w:rPr>
          <w:bCs/>
        </w:rPr>
        <w:t xml:space="preserve"> </w:t>
      </w:r>
      <w:commentRangeEnd w:id="142"/>
      <w:r w:rsidR="00793451">
        <w:rPr>
          <w:rStyle w:val="CommentReference"/>
        </w:rPr>
        <w:commentReference w:id="142"/>
      </w:r>
      <w:r w:rsidR="00F90201" w:rsidRPr="00F90201">
        <w:rPr>
          <w:bCs/>
        </w:rPr>
        <w:t>вы в университете</w:t>
      </w:r>
      <w:commentRangeStart w:id="143"/>
      <w:r w:rsidR="00F90201" w:rsidRPr="00F90201">
        <w:rPr>
          <w:bCs/>
        </w:rPr>
        <w:t xml:space="preserve"> </w:t>
      </w:r>
      <w:commentRangeEnd w:id="143"/>
      <w:r w:rsidR="00E1545D">
        <w:rPr>
          <w:rStyle w:val="CommentReference"/>
        </w:rPr>
        <w:commentReference w:id="143"/>
      </w:r>
      <w:r w:rsidR="00F90201" w:rsidRPr="00F90201">
        <w:rPr>
          <w:bCs/>
        </w:rPr>
        <w:t xml:space="preserve">и у вас назначено задание со сроком до понедельника. Когда вы приступите? Для многих ответом будет: “Ближе к понедельнику.” Это называется </w:t>
      </w:r>
      <w:r w:rsidR="00F90201" w:rsidRPr="00F90201">
        <w:rPr>
          <w:bCs/>
          <w:i/>
          <w:iCs/>
        </w:rPr>
        <w:t>Студенческий Синдром</w:t>
      </w:r>
      <w:r w:rsidR="00F90201" w:rsidRPr="00F90201">
        <w:rPr>
          <w:bCs/>
        </w:rPr>
        <w:t xml:space="preserve"> [Goldratt97] и таймбоксы являются ему противовесом.</w:t>
      </w:r>
    </w:p>
    <w:p w14:paraId="7E032C54" w14:textId="17EDC108" w:rsidR="00C64647" w:rsidRPr="00C825F7" w:rsidRDefault="00AC35B1">
      <w:pPr>
        <w:spacing w:after="112"/>
        <w:ind w:left="480" w:right="0" w:hanging="240"/>
        <w:rPr>
          <w:lang w:val="ru-RU"/>
        </w:rPr>
      </w:pPr>
      <w:r>
        <w:rPr>
          <w:rFonts w:ascii="Segoe UI Symbol" w:eastAsia="Segoe UI Symbol" w:hAnsi="Segoe UI Symbol" w:cs="Segoe UI Symbol"/>
          <w:sz w:val="16"/>
        </w:rPr>
        <w:t xml:space="preserve">❑ </w:t>
      </w:r>
      <w:r w:rsidR="00C825F7" w:rsidRPr="00C825F7">
        <w:t>Если команды должны поставлять нечто сделанное хорошо точно каждые две недели, потери и неэффективность текущих, обычных способов работы становятся до боли очевидными. Ограничение по времени создаёт движущую силу для улучшений</w:t>
      </w:r>
      <w:r w:rsidR="00C825F7">
        <w:rPr>
          <w:lang w:val="ru-RU"/>
        </w:rPr>
        <w:t xml:space="preserve"> </w:t>
      </w:r>
      <w:r w:rsidR="00C825F7">
        <w:t>—</w:t>
      </w:r>
      <w:r w:rsidR="00C825F7" w:rsidRPr="00C825F7">
        <w:t xml:space="preserve"> улучшающий эффект “камни в озере”</w:t>
      </w:r>
      <w:r w:rsidR="00C825F7">
        <w:rPr>
          <w:lang w:val="ru-RU"/>
        </w:rPr>
        <w:t>.</w:t>
      </w:r>
    </w:p>
    <w:p w14:paraId="5AC881B6" w14:textId="23A360A7" w:rsidR="00C64647" w:rsidRDefault="00AC35B1">
      <w:pPr>
        <w:spacing w:after="111"/>
        <w:ind w:left="250" w:right="0"/>
      </w:pPr>
      <w:r>
        <w:rPr>
          <w:rFonts w:ascii="Segoe UI Symbol" w:eastAsia="Segoe UI Symbol" w:hAnsi="Segoe UI Symbol" w:cs="Segoe UI Symbol"/>
          <w:sz w:val="16"/>
        </w:rPr>
        <w:t xml:space="preserve">❑ </w:t>
      </w:r>
      <w:r w:rsidR="00735C39" w:rsidRPr="00735C39">
        <w:t>Таймбоксы упрощают планирование графика работ.</w:t>
      </w:r>
    </w:p>
    <w:p w14:paraId="7AA19954" w14:textId="298777C9" w:rsidR="00C64647" w:rsidRDefault="00AC35B1" w:rsidP="00077B54">
      <w:pPr>
        <w:spacing w:after="240" w:line="259" w:lineRule="auto"/>
        <w:ind w:left="476" w:right="0" w:hanging="238"/>
      </w:pPr>
      <w:r>
        <w:rPr>
          <w:rFonts w:ascii="Segoe UI Symbol" w:eastAsia="Segoe UI Symbol" w:hAnsi="Segoe UI Symbol" w:cs="Segoe UI Symbol"/>
          <w:sz w:val="16"/>
        </w:rPr>
        <w:t xml:space="preserve">❑ </w:t>
      </w:r>
      <w:r w:rsidR="00293739" w:rsidRPr="00293739">
        <w:t xml:space="preserve">Люди скорее более чувствительны к изменениям времени, нежели чем к изменениям объёма работ — “Это было поздно” запомнится сильнее, чем “Это было меньше, чем я ожидал.” Заданные временные интервалы позволяют избежать </w:t>
      </w:r>
      <w:r w:rsidR="00293739">
        <w:rPr>
          <w:i/>
          <w:iCs/>
          <w:lang w:val="ru-RU"/>
        </w:rPr>
        <w:t>утраты</w:t>
      </w:r>
      <w:r w:rsidR="00293739" w:rsidRPr="00293739">
        <w:rPr>
          <w:i/>
          <w:iCs/>
        </w:rPr>
        <w:t xml:space="preserve"> доверия</w:t>
      </w:r>
      <w:r w:rsidR="00293739" w:rsidRPr="00293739">
        <w:t>, которая случается у заинтересованных сторон, когда разработчики говорят, в очередной раз:</w:t>
      </w:r>
      <w:r w:rsidR="00293739">
        <w:br/>
      </w:r>
      <w:r w:rsidR="00293739" w:rsidRPr="00293739">
        <w:t xml:space="preserve">“… может быть, через </w:t>
      </w:r>
      <w:r w:rsidR="00293739" w:rsidRPr="00293739">
        <w:rPr>
          <w:i/>
          <w:iCs/>
        </w:rPr>
        <w:t>ещё одну</w:t>
      </w:r>
      <w:r w:rsidR="00293739" w:rsidRPr="00293739">
        <w:t xml:space="preserve"> неделю всё будет полностью готово.”</w:t>
      </w:r>
    </w:p>
    <w:p w14:paraId="2484262D" w14:textId="6BDB6054" w:rsidR="00C64647" w:rsidRDefault="0049602C" w:rsidP="0049602C">
      <w:pPr>
        <w:pStyle w:val="Heading2"/>
      </w:pPr>
      <w:r w:rsidRPr="0049602C">
        <w:t>Повторное использование Информации или Знаний</w:t>
      </w:r>
    </w:p>
    <w:p w14:paraId="5A0B7093" w14:textId="4F2E1F94" w:rsidR="004F680F" w:rsidRDefault="00603D53" w:rsidP="00603D53">
      <w:r w:rsidRPr="00603D53">
        <w:t xml:space="preserve">В дополнении к переходу на долговременное наставничество инженерами-экспертами и менеджерами учителями чтобы повторно использовать информацию, могут помочь простые инструменты обмена. В нашей практике консалтинга </w:t>
      </w:r>
      <w:r w:rsidR="0049298F">
        <w:rPr>
          <w:lang w:val="ru-RU"/>
        </w:rPr>
        <w:t xml:space="preserve">мы обнаружили </w:t>
      </w:r>
      <w:r w:rsidRPr="00603D53">
        <w:t xml:space="preserve">закономерность, что наиболее подходящий и удачный инструмент — wiki. Упрощённые и “Web 2.0”-ориентированные гипертекстовые модели, похоже, </w:t>
      </w:r>
      <w:r>
        <w:rPr>
          <w:lang w:val="ru-RU"/>
        </w:rPr>
        <w:t>выигрывают у старых документо-ориентированных инструментов</w:t>
      </w:r>
      <w:r w:rsidRPr="00603D53">
        <w:t>.</w:t>
      </w:r>
    </w:p>
    <w:p w14:paraId="6E1476E9" w14:textId="77777777" w:rsidR="004F680F" w:rsidRDefault="004F680F">
      <w:pPr>
        <w:spacing w:after="0" w:line="240" w:lineRule="auto"/>
        <w:ind w:left="0" w:right="0" w:firstLine="0"/>
        <w:jc w:val="left"/>
      </w:pPr>
      <w:r>
        <w:br w:type="page"/>
      </w:r>
    </w:p>
    <w:p w14:paraId="6BD1FC4D" w14:textId="0EE6FBF1" w:rsidR="00C64647" w:rsidRDefault="00207965" w:rsidP="00207965">
      <w:pPr>
        <w:pStyle w:val="Heading2"/>
      </w:pPr>
      <w:r w:rsidRPr="00207965">
        <w:lastRenderedPageBreak/>
        <w:t>Выделенная Комната с Визуальным Управлением</w:t>
      </w:r>
    </w:p>
    <w:p w14:paraId="49A116E3" w14:textId="4CBF8D1A" w:rsidR="00C64647" w:rsidRDefault="00AC35B1" w:rsidP="00E71264">
      <w:pPr>
        <w:spacing w:after="100" w:afterAutospacing="1" w:line="259" w:lineRule="auto"/>
        <w:ind w:left="11" w:right="0" w:hanging="11"/>
      </w:pPr>
      <w:r>
        <w:rPr>
          <w:noProof/>
        </w:rPr>
        <w:drawing>
          <wp:anchor distT="0" distB="0" distL="114300" distR="114300" simplePos="0" relativeHeight="251673600" behindDoc="0" locked="0" layoutInCell="1" allowOverlap="0" wp14:anchorId="38F62057" wp14:editId="5543895D">
            <wp:simplePos x="0" y="0"/>
            <wp:positionH relativeFrom="column">
              <wp:posOffset>3</wp:posOffset>
            </wp:positionH>
            <wp:positionV relativeFrom="paragraph">
              <wp:posOffset>8645</wp:posOffset>
            </wp:positionV>
            <wp:extent cx="2359152" cy="1395984"/>
            <wp:effectExtent l="0" t="0" r="0" b="0"/>
            <wp:wrapSquare wrapText="bothSides"/>
            <wp:docPr id="38710" name="Picture 38710"/>
            <wp:cNvGraphicFramePr/>
            <a:graphic xmlns:a="http://schemas.openxmlformats.org/drawingml/2006/main">
              <a:graphicData uri="http://schemas.openxmlformats.org/drawingml/2006/picture">
                <pic:pic xmlns:pic="http://schemas.openxmlformats.org/drawingml/2006/picture">
                  <pic:nvPicPr>
                    <pic:cNvPr id="38710" name="Picture 38710"/>
                    <pic:cNvPicPr/>
                  </pic:nvPicPr>
                  <pic:blipFill>
                    <a:blip r:embed="rId37"/>
                    <a:stretch>
                      <a:fillRect/>
                    </a:stretch>
                  </pic:blipFill>
                  <pic:spPr>
                    <a:xfrm>
                      <a:off x="0" y="0"/>
                      <a:ext cx="2359152" cy="1395984"/>
                    </a:xfrm>
                    <a:prstGeom prst="rect">
                      <a:avLst/>
                    </a:prstGeom>
                  </pic:spPr>
                </pic:pic>
              </a:graphicData>
            </a:graphic>
          </wp:anchor>
        </w:drawing>
      </w:r>
      <w:r w:rsidR="00E71264" w:rsidRPr="00E71264">
        <w:t xml:space="preserve">Бережливая разработка продуктов рекомендует использовать </w:t>
      </w:r>
      <w:r w:rsidR="00E71264" w:rsidRPr="00E71264">
        <w:rPr>
          <w:b/>
          <w:bCs/>
        </w:rPr>
        <w:t>командные комнаты</w:t>
      </w:r>
      <w:r w:rsidR="00E71264" w:rsidRPr="00E71264">
        <w:t xml:space="preserve"> (или “большие комнаты” — достаточно большие для команды) без внутренних перегородок или стен, где кросс-функциональная команда работает и встречается, и где сидит главный инженер-предприниматель. Стены покрыты большими физическими дисплеями (досками, флипчартами) с информацией о проекте и разработке, для поддержки визуального менеджмента. Эти командные комнаты являются противоположностью тому, когда люди работают в отдельных офисах или кабинетах с коммуникационными барьерами, такими как перегородки между членами команды.</w:t>
      </w:r>
      <w:r>
        <w:t xml:space="preserve"> </w:t>
      </w:r>
      <w:r w:rsidR="00E71264">
        <w:rPr>
          <w:lang w:val="ru-RU"/>
        </w:rPr>
        <w:t>Для</w:t>
      </w:r>
      <w:r w:rsidR="00E71264" w:rsidRPr="000D556D">
        <w:rPr>
          <w:lang w:val="ru-RU"/>
        </w:rPr>
        <w:t xml:space="preserve"> </w:t>
      </w:r>
      <w:r w:rsidR="00E71264">
        <w:rPr>
          <w:lang w:val="ru-RU"/>
        </w:rPr>
        <w:t>более</w:t>
      </w:r>
      <w:r w:rsidR="00E71264" w:rsidRPr="000D556D">
        <w:rPr>
          <w:lang w:val="ru-RU"/>
        </w:rPr>
        <w:t xml:space="preserve"> </w:t>
      </w:r>
      <w:r w:rsidR="00E71264">
        <w:rPr>
          <w:lang w:val="ru-RU"/>
        </w:rPr>
        <w:t>детальной</w:t>
      </w:r>
      <w:r w:rsidR="00E71264" w:rsidRPr="000D556D">
        <w:rPr>
          <w:lang w:val="ru-RU"/>
        </w:rPr>
        <w:t xml:space="preserve"> </w:t>
      </w:r>
      <w:r w:rsidR="00E71264">
        <w:rPr>
          <w:lang w:val="ru-RU"/>
        </w:rPr>
        <w:t>информации</w:t>
      </w:r>
      <w:r w:rsidR="00E71264" w:rsidRPr="000D556D">
        <w:rPr>
          <w:lang w:val="ru-RU"/>
        </w:rPr>
        <w:t xml:space="preserve"> </w:t>
      </w:r>
      <w:r w:rsidR="00E71264">
        <w:rPr>
          <w:lang w:val="ru-RU"/>
        </w:rPr>
        <w:t>см</w:t>
      </w:r>
      <w:r w:rsidR="00E71264" w:rsidRPr="000D556D">
        <w:rPr>
          <w:lang w:val="ru-RU"/>
        </w:rPr>
        <w:t xml:space="preserve">. </w:t>
      </w:r>
      <w:r w:rsidR="00E71264">
        <w:rPr>
          <w:lang w:val="ru-RU"/>
        </w:rPr>
        <w:t>раздел</w:t>
      </w:r>
      <w:r w:rsidR="00E71264" w:rsidRPr="000D556D">
        <w:rPr>
          <w:lang w:val="ru-RU"/>
        </w:rPr>
        <w:t xml:space="preserve"> </w:t>
      </w:r>
      <w:r>
        <w:t>“</w:t>
      </w:r>
      <w:r w:rsidR="000D556D" w:rsidRPr="000D556D">
        <w:t>Визуальное Управление Очередями в Интеллектуальной Работе</w:t>
      </w:r>
      <w:r>
        <w:t xml:space="preserve">” </w:t>
      </w:r>
      <w:r w:rsidR="000D556D">
        <w:rPr>
          <w:lang w:val="ru-RU"/>
        </w:rPr>
        <w:t>на стр.</w:t>
      </w:r>
      <w:r>
        <w:t xml:space="preserve"> 32.</w:t>
      </w:r>
    </w:p>
    <w:p w14:paraId="43F7EE96" w14:textId="61101C15" w:rsidR="00C64647" w:rsidRDefault="00F12447" w:rsidP="00F12447">
      <w:pPr>
        <w:pStyle w:val="Heading2"/>
      </w:pPr>
      <w:r w:rsidRPr="00F12447">
        <w:t>Главный Инженер-Предприниматель с Бизнес Контролем</w:t>
      </w:r>
    </w:p>
    <w:p w14:paraId="1988CE74" w14:textId="64D6E737" w:rsidR="00C64647" w:rsidRDefault="00F12447">
      <w:pPr>
        <w:spacing w:after="373"/>
        <w:ind w:right="0"/>
      </w:pPr>
      <w:r>
        <w:rPr>
          <w:lang w:val="ru-RU"/>
        </w:rPr>
        <w:t>Существует 2 основных области деятельности в разработке продуктов: маркетинговая и техническая</w:t>
      </w:r>
      <w:r w:rsidRPr="00F12447">
        <w:t>.</w:t>
      </w:r>
      <w:r>
        <w:rPr>
          <w:lang w:val="ru-RU"/>
        </w:rPr>
        <w:t xml:space="preserve"> Во многих продуктовых организациях, в которых мы были</w:t>
      </w:r>
      <w:r w:rsidR="00090C9B">
        <w:rPr>
          <w:lang w:val="ru-RU"/>
        </w:rPr>
        <w:t>,</w:t>
      </w:r>
      <w:r>
        <w:rPr>
          <w:lang w:val="ru-RU"/>
        </w:rPr>
        <w:t xml:space="preserve"> эти области разделены.</w:t>
      </w:r>
      <w:r w:rsidRPr="00F12447">
        <w:t xml:space="preserve"> </w:t>
      </w:r>
      <w:r>
        <w:rPr>
          <w:lang w:val="ru-RU"/>
        </w:rPr>
        <w:t xml:space="preserve">Например, </w:t>
      </w:r>
      <w:r w:rsidRPr="00F12447">
        <w:rPr>
          <w:lang w:val="ru-RU"/>
        </w:rPr>
        <w:t xml:space="preserve">группа </w:t>
      </w:r>
      <w:r w:rsidRPr="00F12447">
        <w:rPr>
          <w:i/>
          <w:iCs/>
          <w:lang w:val="ru-RU"/>
        </w:rPr>
        <w:t>управления продуктами</w:t>
      </w:r>
      <w:r w:rsidRPr="00F12447">
        <w:rPr>
          <w:lang w:val="ru-RU"/>
        </w:rPr>
        <w:t xml:space="preserve"> отвечает за достижение бизнес-целей и выбор функционала, участники</w:t>
      </w:r>
      <w:r>
        <w:rPr>
          <w:lang w:val="ru-RU"/>
        </w:rPr>
        <w:t xml:space="preserve"> которой</w:t>
      </w:r>
      <w:r w:rsidRPr="00F12447">
        <w:rPr>
          <w:lang w:val="ru-RU"/>
        </w:rPr>
        <w:t xml:space="preserve"> не являются главными инженерами с современными и глубокими техническими познаниями. </w:t>
      </w:r>
      <w:r w:rsidRPr="00F12447">
        <w:t xml:space="preserve">Toyota </w:t>
      </w:r>
      <w:r>
        <w:rPr>
          <w:lang w:val="ru-RU"/>
        </w:rPr>
        <w:t xml:space="preserve"> делает иначе. Они комбинируют маркетинг и техническое лидерство</w:t>
      </w:r>
      <w:r w:rsidRPr="00F12447">
        <w:t xml:space="preserve"> </w:t>
      </w:r>
      <w:r>
        <w:rPr>
          <w:lang w:val="ru-RU"/>
        </w:rPr>
        <w:t>в лице одного</w:t>
      </w:r>
      <w:r w:rsidRPr="00F12447">
        <w:t xml:space="preserve"> </w:t>
      </w:r>
      <w:r w:rsidR="00BB30E6">
        <w:rPr>
          <w:lang w:val="ru-RU"/>
        </w:rPr>
        <w:t xml:space="preserve">сильного </w:t>
      </w:r>
      <w:r w:rsidR="00BB30E6" w:rsidRPr="00F12447">
        <w:t>ведущ</w:t>
      </w:r>
      <w:r w:rsidR="00BB30E6">
        <w:rPr>
          <w:lang w:val="ru-RU"/>
        </w:rPr>
        <w:t>его</w:t>
      </w:r>
      <w:r w:rsidR="00BB30E6" w:rsidRPr="00F12447">
        <w:t xml:space="preserve"> инженера</w:t>
      </w:r>
      <w:r w:rsidR="00BB30E6">
        <w:rPr>
          <w:lang w:val="ru-RU"/>
        </w:rPr>
        <w:t>-предпринимателя</w:t>
      </w:r>
      <w:r w:rsidRPr="00F12447">
        <w:t xml:space="preserve"> с “высоким</w:t>
      </w:r>
      <w:r w:rsidR="00BB30E6">
        <w:rPr>
          <w:lang w:val="ru-RU"/>
        </w:rPr>
        <w:t>и</w:t>
      </w:r>
      <w:r w:rsidRPr="00F12447">
        <w:t xml:space="preserve"> техническими навыками”, который также нацелен и ответственен за бизнес-успешность нового продукта</w:t>
      </w:r>
      <w:r w:rsidR="00BB30E6">
        <w:rPr>
          <w:lang w:val="ru-RU"/>
        </w:rPr>
        <w:t xml:space="preserve"> и который разбирается в рынке</w:t>
      </w:r>
      <w:r w:rsidRPr="00F12447">
        <w:t xml:space="preserve">. </w:t>
      </w:r>
      <w:r w:rsidR="00AC35B1" w:rsidRPr="0054663E">
        <w:rPr>
          <w:szCs w:val="20"/>
          <w:vertAlign w:val="superscript"/>
        </w:rPr>
        <w:footnoteReference w:id="26"/>
      </w:r>
    </w:p>
    <w:p w14:paraId="30650970" w14:textId="2C1BADDB" w:rsidR="00C64647" w:rsidRDefault="00086DAF" w:rsidP="00086DAF">
      <w:pPr>
        <w:pStyle w:val="Heading2"/>
      </w:pPr>
      <w:r w:rsidRPr="00086DAF">
        <w:t>Множественное Параллельное Проектирование</w:t>
      </w:r>
    </w:p>
    <w:p w14:paraId="2F27EA9A" w14:textId="06AD7C95" w:rsidR="00C64647" w:rsidRDefault="003F6569">
      <w:pPr>
        <w:ind w:right="0"/>
      </w:pPr>
      <w:r w:rsidRPr="003F6569">
        <w:t>Встречали ли вы подобную разработку?:</w:t>
      </w:r>
    </w:p>
    <w:p w14:paraId="295FD26A" w14:textId="4808EF17" w:rsidR="00C64647" w:rsidRDefault="003F6569">
      <w:pPr>
        <w:numPr>
          <w:ilvl w:val="0"/>
          <w:numId w:val="4"/>
        </w:numPr>
        <w:spacing w:after="90" w:line="259" w:lineRule="auto"/>
        <w:ind w:right="0" w:hanging="232"/>
      </w:pPr>
      <w:r>
        <w:rPr>
          <w:lang w:val="ru-RU"/>
        </w:rPr>
        <w:t>в</w:t>
      </w:r>
      <w:r w:rsidRPr="003F6569">
        <w:t xml:space="preserve">ыбирать или моделировать </w:t>
      </w:r>
      <w:r w:rsidRPr="003F6569">
        <w:rPr>
          <w:i/>
          <w:iCs/>
        </w:rPr>
        <w:t>одно</w:t>
      </w:r>
      <w:r w:rsidRPr="003F6569">
        <w:t xml:space="preserve"> единственное решение или дизайн (один вариант пользовательского интерфейса, одна архитектура, …)</w:t>
      </w:r>
    </w:p>
    <w:p w14:paraId="5C17F663" w14:textId="4BC8DCBD" w:rsidR="00C64647" w:rsidRDefault="003F6569">
      <w:pPr>
        <w:numPr>
          <w:ilvl w:val="0"/>
          <w:numId w:val="4"/>
        </w:numPr>
        <w:spacing w:after="89"/>
        <w:ind w:right="0" w:hanging="232"/>
      </w:pPr>
      <w:r>
        <w:rPr>
          <w:lang w:val="ru-RU"/>
        </w:rPr>
        <w:t>развивать его</w:t>
      </w:r>
    </w:p>
    <w:p w14:paraId="1E54118D" w14:textId="0EB0BACA" w:rsidR="00C64647" w:rsidRDefault="003F6569">
      <w:pPr>
        <w:numPr>
          <w:ilvl w:val="0"/>
          <w:numId w:val="4"/>
        </w:numPr>
        <w:ind w:right="0" w:hanging="232"/>
      </w:pPr>
      <w:r>
        <w:rPr>
          <w:lang w:val="ru-RU"/>
        </w:rPr>
        <w:t>поставлять</w:t>
      </w:r>
    </w:p>
    <w:p w14:paraId="1A32230B" w14:textId="57FA7C29" w:rsidR="00C64647" w:rsidRDefault="00AC35B1">
      <w:pPr>
        <w:ind w:left="130" w:right="0"/>
      </w:pPr>
      <w:r>
        <w:rPr>
          <w:noProof/>
        </w:rPr>
        <w:lastRenderedPageBreak/>
        <w:drawing>
          <wp:anchor distT="0" distB="0" distL="114300" distR="114300" simplePos="0" relativeHeight="251674624" behindDoc="0" locked="0" layoutInCell="1" allowOverlap="0" wp14:anchorId="1AF993DF" wp14:editId="0770517A">
            <wp:simplePos x="0" y="0"/>
            <wp:positionH relativeFrom="column">
              <wp:posOffset>76200</wp:posOffset>
            </wp:positionH>
            <wp:positionV relativeFrom="paragraph">
              <wp:posOffset>37815</wp:posOffset>
            </wp:positionV>
            <wp:extent cx="1901952" cy="1344168"/>
            <wp:effectExtent l="0" t="0" r="0" b="0"/>
            <wp:wrapSquare wrapText="bothSides"/>
            <wp:docPr id="38711" name="Picture 38711"/>
            <wp:cNvGraphicFramePr/>
            <a:graphic xmlns:a="http://schemas.openxmlformats.org/drawingml/2006/main">
              <a:graphicData uri="http://schemas.openxmlformats.org/drawingml/2006/picture">
                <pic:pic xmlns:pic="http://schemas.openxmlformats.org/drawingml/2006/picture">
                  <pic:nvPicPr>
                    <pic:cNvPr id="38711" name="Picture 38711"/>
                    <pic:cNvPicPr/>
                  </pic:nvPicPr>
                  <pic:blipFill>
                    <a:blip r:embed="rId38"/>
                    <a:stretch>
                      <a:fillRect/>
                    </a:stretch>
                  </pic:blipFill>
                  <pic:spPr>
                    <a:xfrm>
                      <a:off x="0" y="0"/>
                      <a:ext cx="1901952" cy="1344168"/>
                    </a:xfrm>
                    <a:prstGeom prst="rect">
                      <a:avLst/>
                    </a:prstGeom>
                  </pic:spPr>
                </pic:pic>
              </a:graphicData>
            </a:graphic>
          </wp:anchor>
        </w:drawing>
      </w:r>
      <w:r w:rsidR="007900C3" w:rsidRPr="007900C3">
        <w:rPr>
          <w:b/>
        </w:rPr>
        <w:t>Множественное параллельное проектирование</w:t>
      </w:r>
      <w:r w:rsidR="007900C3" w:rsidRPr="007900C3">
        <w:rPr>
          <w:bCs/>
        </w:rPr>
        <w:t xml:space="preserve"> также называют </w:t>
      </w:r>
      <w:r w:rsidR="007900C3" w:rsidRPr="00ED4E52">
        <w:rPr>
          <w:b/>
        </w:rPr>
        <w:t xml:space="preserve">множественной </w:t>
      </w:r>
      <w:r w:rsidR="00090C9B">
        <w:rPr>
          <w:b/>
          <w:lang w:val="ru-RU"/>
        </w:rPr>
        <w:t>разработкой</w:t>
      </w:r>
      <w:r w:rsidR="007900C3" w:rsidRPr="007900C3">
        <w:rPr>
          <w:bCs/>
        </w:rPr>
        <w:t xml:space="preserve">, и это совсем другой подход. Например, вместо того чтобы один инженер или одна команда проектировала систему охлаждения, в Toyota может одновременно исследоваться несколько альтернатив параллельно, несколькими разными командами — и то же самое для других компонентов. Эти множества альтернатив исследуются и комбинируются, и постепенно отфильтровываются в течение множества этапов, сводя всё к решению, которое в начале было большим множеством альтернатив, затем превратилось в меньшее множество, и так далее. Они </w:t>
      </w:r>
      <w:r w:rsidR="007900C3" w:rsidRPr="00ED4E52">
        <w:rPr>
          <w:bCs/>
          <w:i/>
          <w:iCs/>
        </w:rPr>
        <w:t>превосходят конкурентов в обучении</w:t>
      </w:r>
      <w:r w:rsidR="007900C3" w:rsidRPr="007900C3">
        <w:rPr>
          <w:bCs/>
        </w:rPr>
        <w:t xml:space="preserve"> путём </w:t>
      </w:r>
      <w:r w:rsidR="007900C3" w:rsidRPr="00ED4E52">
        <w:rPr>
          <w:bCs/>
          <w:i/>
          <w:iCs/>
        </w:rPr>
        <w:t>увеличения числа альтернатив и вариаций</w:t>
      </w:r>
      <w:r w:rsidR="007900C3" w:rsidRPr="007900C3">
        <w:rPr>
          <w:bCs/>
        </w:rPr>
        <w:t>.</w:t>
      </w:r>
    </w:p>
    <w:p w14:paraId="10772827" w14:textId="27B5CCE3" w:rsidR="00C64647" w:rsidRDefault="002F5648">
      <w:pPr>
        <w:spacing w:after="385"/>
        <w:ind w:right="0"/>
      </w:pPr>
      <w:r>
        <w:rPr>
          <w:lang w:val="ru-RU"/>
        </w:rPr>
        <w:t>Ш</w:t>
      </w:r>
      <w:r w:rsidRPr="002F5648">
        <w:t>агом в этом направлении является исследование как минимум двух альтернатив для нетривиальных элементов архитектуры</w:t>
      </w:r>
      <w:r w:rsidR="00AC35B1">
        <w:t xml:space="preserve">. </w:t>
      </w:r>
      <w:r w:rsidR="00411835">
        <w:rPr>
          <w:lang w:val="ru-RU"/>
        </w:rPr>
        <w:t>Например, в</w:t>
      </w:r>
      <w:r w:rsidR="00411835" w:rsidRPr="00411835">
        <w:rPr>
          <w:lang w:val="ru-RU"/>
        </w:rPr>
        <w:t xml:space="preserve">место того чтобы всё крутилось вокруг одной стены с досками и разработки одной архитектуры </w:t>
      </w:r>
      <w:r w:rsidR="00411835">
        <w:rPr>
          <w:lang w:val="ru-RU"/>
        </w:rPr>
        <w:t>в рамках одной команды</w:t>
      </w:r>
      <w:r w:rsidR="00411835" w:rsidRPr="00411835">
        <w:rPr>
          <w:lang w:val="ru-RU"/>
        </w:rPr>
        <w:t xml:space="preserve">, </w:t>
      </w:r>
      <w:r w:rsidR="00411835">
        <w:rPr>
          <w:lang w:val="ru-RU"/>
        </w:rPr>
        <w:t>разбейтесь</w:t>
      </w:r>
      <w:r w:rsidR="00411835" w:rsidRPr="00411835">
        <w:rPr>
          <w:lang w:val="ru-RU"/>
        </w:rPr>
        <w:t xml:space="preserve"> на две группы и </w:t>
      </w:r>
      <w:r w:rsidR="00411835">
        <w:rPr>
          <w:lang w:val="ru-RU"/>
        </w:rPr>
        <w:t>работайте</w:t>
      </w:r>
      <w:r w:rsidR="00411835" w:rsidRPr="00411835">
        <w:rPr>
          <w:lang w:val="ru-RU"/>
        </w:rPr>
        <w:t xml:space="preserve"> с двумя </w:t>
      </w:r>
      <w:r w:rsidR="00411835">
        <w:rPr>
          <w:lang w:val="ru-RU"/>
        </w:rPr>
        <w:t>большими</w:t>
      </w:r>
      <w:r w:rsidR="00411835" w:rsidRPr="00411835">
        <w:rPr>
          <w:lang w:val="ru-RU"/>
        </w:rPr>
        <w:t xml:space="preserve"> досками на противоположных сторонах командной комнаты. Каждые</w:t>
      </w:r>
      <w:r w:rsidR="00411835" w:rsidRPr="00780D45">
        <w:rPr>
          <w:lang w:val="ru-RU"/>
        </w:rPr>
        <w:t xml:space="preserve"> 30 </w:t>
      </w:r>
      <w:r w:rsidR="00411835" w:rsidRPr="00411835">
        <w:rPr>
          <w:lang w:val="ru-RU"/>
        </w:rPr>
        <w:t>минут</w:t>
      </w:r>
      <w:r w:rsidR="00411835" w:rsidRPr="00780D45">
        <w:rPr>
          <w:lang w:val="ru-RU"/>
        </w:rPr>
        <w:t xml:space="preserve"> </w:t>
      </w:r>
      <w:r w:rsidR="00411835" w:rsidRPr="00411835">
        <w:rPr>
          <w:lang w:val="ru-RU"/>
        </w:rPr>
        <w:t>или</w:t>
      </w:r>
      <w:r w:rsidR="00411835" w:rsidRPr="00780D45">
        <w:rPr>
          <w:lang w:val="ru-RU"/>
        </w:rPr>
        <w:t xml:space="preserve"> </w:t>
      </w:r>
      <w:r w:rsidR="00411835" w:rsidRPr="00411835">
        <w:rPr>
          <w:lang w:val="ru-RU"/>
        </w:rPr>
        <w:t>около</w:t>
      </w:r>
      <w:r w:rsidR="00411835" w:rsidRPr="00780D45">
        <w:rPr>
          <w:lang w:val="ru-RU"/>
        </w:rPr>
        <w:t xml:space="preserve"> </w:t>
      </w:r>
      <w:r w:rsidR="00411835" w:rsidRPr="00411835">
        <w:rPr>
          <w:lang w:val="ru-RU"/>
        </w:rPr>
        <w:t>того</w:t>
      </w:r>
      <w:r w:rsidR="00411835" w:rsidRPr="00780D45">
        <w:rPr>
          <w:lang w:val="ru-RU"/>
        </w:rPr>
        <w:t xml:space="preserve"> </w:t>
      </w:r>
      <w:commentRangeStart w:id="144"/>
      <w:del w:id="145" w:author="Пользователь" w:date="2020-09-27T07:46:00Z">
        <w:r w:rsidR="00411835" w:rsidRPr="00411835" w:rsidDel="001E52B2">
          <w:rPr>
            <w:lang w:val="ru-RU"/>
          </w:rPr>
          <w:delText>мы</w:delText>
        </w:r>
        <w:r w:rsidR="00411835" w:rsidRPr="00780D45" w:rsidDel="001E52B2">
          <w:rPr>
            <w:lang w:val="ru-RU"/>
          </w:rPr>
          <w:delText xml:space="preserve"> </w:delText>
        </w:r>
      </w:del>
      <w:commentRangeEnd w:id="144"/>
      <w:r w:rsidR="00E1545D">
        <w:rPr>
          <w:rStyle w:val="CommentReference"/>
        </w:rPr>
        <w:commentReference w:id="144"/>
      </w:r>
      <w:r w:rsidR="00411835" w:rsidRPr="00411835">
        <w:rPr>
          <w:lang w:val="ru-RU"/>
        </w:rPr>
        <w:t>приходи</w:t>
      </w:r>
      <w:r w:rsidR="00411835">
        <w:rPr>
          <w:lang w:val="ru-RU"/>
        </w:rPr>
        <w:t>те</w:t>
      </w:r>
      <w:r w:rsidR="00411835" w:rsidRPr="00780D45">
        <w:rPr>
          <w:lang w:val="ru-RU"/>
        </w:rPr>
        <w:t xml:space="preserve"> </w:t>
      </w:r>
      <w:r w:rsidR="00411835" w:rsidRPr="00411835">
        <w:rPr>
          <w:lang w:val="ru-RU"/>
        </w:rPr>
        <w:t>к</w:t>
      </w:r>
      <w:r w:rsidR="00411835" w:rsidRPr="00780D45">
        <w:rPr>
          <w:lang w:val="ru-RU"/>
        </w:rPr>
        <w:t xml:space="preserve"> </w:t>
      </w:r>
      <w:r w:rsidR="00411835" w:rsidRPr="00411835">
        <w:rPr>
          <w:lang w:val="ru-RU"/>
        </w:rPr>
        <w:t>доскам</w:t>
      </w:r>
      <w:r w:rsidR="00411835" w:rsidRPr="00780D45">
        <w:rPr>
          <w:lang w:val="ru-RU"/>
        </w:rPr>
        <w:t xml:space="preserve"> </w:t>
      </w:r>
      <w:r w:rsidR="00411835" w:rsidRPr="00411835">
        <w:rPr>
          <w:lang w:val="ru-RU"/>
        </w:rPr>
        <w:t>друг</w:t>
      </w:r>
      <w:r w:rsidR="00411835" w:rsidRPr="00780D45">
        <w:rPr>
          <w:lang w:val="ru-RU"/>
        </w:rPr>
        <w:t xml:space="preserve"> </w:t>
      </w:r>
      <w:r w:rsidR="00411835" w:rsidRPr="00411835">
        <w:rPr>
          <w:lang w:val="ru-RU"/>
        </w:rPr>
        <w:t>друга</w:t>
      </w:r>
      <w:r w:rsidR="00411835" w:rsidRPr="00780D45">
        <w:rPr>
          <w:lang w:val="ru-RU"/>
        </w:rPr>
        <w:t xml:space="preserve"> </w:t>
      </w:r>
      <w:r w:rsidR="00411835" w:rsidRPr="00411835">
        <w:rPr>
          <w:lang w:val="ru-RU"/>
        </w:rPr>
        <w:t>и</w:t>
      </w:r>
      <w:r w:rsidR="00411835" w:rsidRPr="00780D45">
        <w:rPr>
          <w:lang w:val="ru-RU"/>
        </w:rPr>
        <w:t xml:space="preserve"> </w:t>
      </w:r>
      <w:r w:rsidR="00411835" w:rsidRPr="00411835">
        <w:rPr>
          <w:lang w:val="ru-RU"/>
        </w:rPr>
        <w:t>дела</w:t>
      </w:r>
      <w:r w:rsidR="00411835">
        <w:rPr>
          <w:lang w:val="ru-RU"/>
        </w:rPr>
        <w:t>йте</w:t>
      </w:r>
      <w:r w:rsidR="00411835" w:rsidRPr="00780D45">
        <w:rPr>
          <w:lang w:val="ru-RU"/>
        </w:rPr>
        <w:t xml:space="preserve"> “</w:t>
      </w:r>
      <w:r w:rsidR="00411835" w:rsidRPr="00411835">
        <w:rPr>
          <w:lang w:val="ru-RU"/>
        </w:rPr>
        <w:t>демонстрацию</w:t>
      </w:r>
      <w:r w:rsidR="00411835" w:rsidRPr="00780D45">
        <w:rPr>
          <w:lang w:val="ru-RU"/>
        </w:rPr>
        <w:t xml:space="preserve"> </w:t>
      </w:r>
      <w:r w:rsidR="00411835" w:rsidRPr="00411835">
        <w:rPr>
          <w:lang w:val="ru-RU"/>
        </w:rPr>
        <w:t>и</w:t>
      </w:r>
      <w:r w:rsidR="00411835" w:rsidRPr="00780D45">
        <w:rPr>
          <w:lang w:val="ru-RU"/>
        </w:rPr>
        <w:t xml:space="preserve"> </w:t>
      </w:r>
      <w:r w:rsidR="00411835" w:rsidRPr="00411835">
        <w:rPr>
          <w:lang w:val="ru-RU"/>
        </w:rPr>
        <w:t>обсуждение</w:t>
      </w:r>
      <w:r w:rsidR="00411835" w:rsidRPr="00780D45">
        <w:rPr>
          <w:lang w:val="ru-RU"/>
        </w:rPr>
        <w:t xml:space="preserve">”, </w:t>
      </w:r>
      <w:r w:rsidR="00411835" w:rsidRPr="00411835">
        <w:rPr>
          <w:lang w:val="ru-RU"/>
        </w:rPr>
        <w:t>собирая</w:t>
      </w:r>
      <w:r w:rsidR="00411835" w:rsidRPr="00780D45">
        <w:rPr>
          <w:lang w:val="ru-RU"/>
        </w:rPr>
        <w:t xml:space="preserve"> </w:t>
      </w:r>
      <w:r w:rsidR="00411835" w:rsidRPr="00411835">
        <w:rPr>
          <w:lang w:val="ru-RU"/>
        </w:rPr>
        <w:t>идеи</w:t>
      </w:r>
      <w:r w:rsidR="00411835" w:rsidRPr="00780D45">
        <w:rPr>
          <w:lang w:val="ru-RU"/>
        </w:rPr>
        <w:t xml:space="preserve"> </w:t>
      </w:r>
      <w:r w:rsidR="00411835" w:rsidRPr="00411835">
        <w:rPr>
          <w:lang w:val="ru-RU"/>
        </w:rPr>
        <w:t>друг</w:t>
      </w:r>
      <w:r w:rsidR="00411835" w:rsidRPr="00780D45">
        <w:rPr>
          <w:lang w:val="ru-RU"/>
        </w:rPr>
        <w:t xml:space="preserve"> </w:t>
      </w:r>
      <w:r w:rsidR="00411835" w:rsidRPr="00411835">
        <w:rPr>
          <w:lang w:val="ru-RU"/>
        </w:rPr>
        <w:t>у</w:t>
      </w:r>
      <w:r w:rsidR="00411835" w:rsidRPr="00780D45">
        <w:rPr>
          <w:lang w:val="ru-RU"/>
        </w:rPr>
        <w:t xml:space="preserve"> </w:t>
      </w:r>
      <w:r w:rsidR="00411835" w:rsidRPr="00411835">
        <w:rPr>
          <w:lang w:val="ru-RU"/>
        </w:rPr>
        <w:t>друга</w:t>
      </w:r>
      <w:r w:rsidR="00411835" w:rsidRPr="00780D45">
        <w:rPr>
          <w:lang w:val="ru-RU"/>
        </w:rPr>
        <w:t>.</w:t>
      </w:r>
    </w:p>
    <w:p w14:paraId="464C1AC3" w14:textId="14A04EE0" w:rsidR="00C64647" w:rsidRDefault="004E3903" w:rsidP="006827D5">
      <w:pPr>
        <w:pStyle w:val="Heading2"/>
      </w:pPr>
      <w:r w:rsidRPr="004E3903">
        <w:t xml:space="preserve">Могут ли Уроки Бережливого </w:t>
      </w:r>
      <w:r w:rsidRPr="004E3903">
        <w:rPr>
          <w:i/>
          <w:iCs/>
        </w:rPr>
        <w:t>Производства</w:t>
      </w:r>
      <w:r w:rsidRPr="004E3903">
        <w:t xml:space="preserve"> Помочь в Разработке Новых Продуктов?</w:t>
      </w:r>
    </w:p>
    <w:p w14:paraId="70AB8653" w14:textId="235A0FC3" w:rsidR="00C64647" w:rsidRDefault="00780D45" w:rsidP="00780D45">
      <w:pPr>
        <w:ind w:right="0"/>
      </w:pPr>
      <w:r w:rsidRPr="00780D45">
        <w:t>Разработка новых продуктов (</w:t>
      </w:r>
      <w:r>
        <w:rPr>
          <w:lang w:val="en-US"/>
        </w:rPr>
        <w:t>New</w:t>
      </w:r>
      <w:r w:rsidRPr="00780D45">
        <w:rPr>
          <w:lang w:val="ru-RU"/>
        </w:rPr>
        <w:t xml:space="preserve"> </w:t>
      </w:r>
      <w:r>
        <w:rPr>
          <w:lang w:val="en-US"/>
        </w:rPr>
        <w:t>Product</w:t>
      </w:r>
      <w:r w:rsidRPr="00780D45">
        <w:rPr>
          <w:lang w:val="ru-RU"/>
        </w:rPr>
        <w:t xml:space="preserve"> </w:t>
      </w:r>
      <w:r>
        <w:rPr>
          <w:lang w:val="en-US"/>
        </w:rPr>
        <w:t>Development</w:t>
      </w:r>
      <w:r w:rsidRPr="00780D45">
        <w:rPr>
          <w:lang w:val="ru-RU"/>
        </w:rPr>
        <w:t xml:space="preserve">, </w:t>
      </w:r>
      <w:r w:rsidRPr="00780D45">
        <w:t xml:space="preserve">NPD) или </w:t>
      </w:r>
      <w:r>
        <w:rPr>
          <w:lang w:val="ru-RU"/>
        </w:rPr>
        <w:t>исследования и разработка</w:t>
      </w:r>
      <w:r w:rsidRPr="00780D45">
        <w:t xml:space="preserve"> (R&amp;D) не являются предсказуемой повторяющейся работой (производством), и предположение что они похожи, является в ранних 1900-х одной из причин неправильного использования промышленностью методов управления “экономии на масштабе” </w:t>
      </w:r>
      <w:r>
        <w:rPr>
          <w:lang w:val="ru-RU"/>
        </w:rPr>
        <w:t>в разработке</w:t>
      </w:r>
      <w:r w:rsidRPr="00780D45">
        <w:t xml:space="preserve">; например таких как: последовательная разработка и передача больших объёмов </w:t>
      </w:r>
      <w:r>
        <w:rPr>
          <w:lang w:val="ru-RU"/>
        </w:rPr>
        <w:t>спецификаций</w:t>
      </w:r>
      <w:r w:rsidRPr="00780D45">
        <w:t>.</w:t>
      </w:r>
    </w:p>
    <w:p w14:paraId="7F4D1609" w14:textId="1E4742D0" w:rsidR="00C64647" w:rsidRDefault="00780D45">
      <w:pPr>
        <w:ind w:right="0"/>
      </w:pPr>
      <w:r w:rsidRPr="00780D45">
        <w:t>Тем не менее, некоторые принципы и идеи, применяемые в бережливом производстве —</w:t>
      </w:r>
      <w:r>
        <w:rPr>
          <w:lang w:val="ru-RU"/>
        </w:rPr>
        <w:t xml:space="preserve"> </w:t>
      </w:r>
      <w:r w:rsidRPr="00780D45">
        <w:t>включая короткие циклы, мелкие размеры партий, остановись и исправь, визуальный менеджмент и теория массового обслуживания</w:t>
      </w:r>
      <w:r>
        <w:rPr>
          <w:lang w:val="ru-RU"/>
        </w:rPr>
        <w:t xml:space="preserve"> </w:t>
      </w:r>
      <w:r w:rsidRPr="00780D45">
        <w:t xml:space="preserve">— </w:t>
      </w:r>
      <w:r w:rsidRPr="00780D45">
        <w:rPr>
          <w:i/>
          <w:iCs/>
        </w:rPr>
        <w:t>являются</w:t>
      </w:r>
      <w:r w:rsidRPr="00780D45">
        <w:t xml:space="preserve"> успешно применимыми в бережливой разработке продуктов. Почему? Современное бережливое производство другое: мелкие партии, очереди, ограниченное время цикла частично отражают идеи </w:t>
      </w:r>
      <w:r w:rsidRPr="00780D45">
        <w:rPr>
          <w:i/>
          <w:iCs/>
        </w:rPr>
        <w:t>теории массового обслуживания</w:t>
      </w:r>
      <w:r w:rsidRPr="00780D45">
        <w:t xml:space="preserve"> (помимо других источников идей) — дисциплины, которая была создана для описания изменчивого поведения в системах, которые скорее напоминают разработку чего-то нового, чем традиционное производство повторяющейся продукции.</w:t>
      </w:r>
    </w:p>
    <w:p w14:paraId="4B534916" w14:textId="3A5C6D83" w:rsidR="00C64647" w:rsidRDefault="00D62B62">
      <w:pPr>
        <w:ind w:right="0"/>
      </w:pPr>
      <w:r w:rsidRPr="00D62B62">
        <w:t xml:space="preserve">Ирония заключается в том, что в некоторых организациях, занимающихся производством продукции, </w:t>
      </w:r>
      <w:r w:rsidRPr="00D62B62">
        <w:rPr>
          <w:i/>
          <w:iCs/>
        </w:rPr>
        <w:t>производственные</w:t>
      </w:r>
      <w:r w:rsidRPr="00D62B62">
        <w:t xml:space="preserve"> инженеры произвели революцию и внедрили бережливое производство, переходя от «экономии на масштабе» к плавности и гибкости в небольших партиях без потерь. Но эти уроки (которые хорошо подходят к NPD) остаются неиспользованными руководством</w:t>
      </w:r>
      <w:r w:rsidRPr="00D62B62">
        <w:rPr>
          <w:lang w:val="ru-RU"/>
        </w:rPr>
        <w:t xml:space="preserve"> </w:t>
      </w:r>
      <w:r>
        <w:rPr>
          <w:lang w:val="en-US"/>
        </w:rPr>
        <w:t>R</w:t>
      </w:r>
      <w:r w:rsidRPr="00D62B62">
        <w:rPr>
          <w:lang w:val="ru-RU"/>
        </w:rPr>
        <w:t>&amp;</w:t>
      </w:r>
      <w:r>
        <w:rPr>
          <w:lang w:val="en-US"/>
        </w:rPr>
        <w:t>D</w:t>
      </w:r>
      <w:r w:rsidRPr="00D62B62">
        <w:t>, где продолжают применять методы, взятые из устаревших методов управления “экономии на масштабе”.</w:t>
      </w:r>
    </w:p>
    <w:p w14:paraId="6A12922C" w14:textId="77777777" w:rsidR="00B371F2" w:rsidRDefault="00B371F2" w:rsidP="00B371F2">
      <w:pPr>
        <w:sectPr w:rsidR="00B371F2" w:rsidSect="001C00E9">
          <w:headerReference w:type="even" r:id="rId39"/>
          <w:headerReference w:type="default" r:id="rId40"/>
          <w:footerReference w:type="even" r:id="rId41"/>
          <w:footerReference w:type="default" r:id="rId42"/>
          <w:headerReference w:type="first" r:id="rId43"/>
          <w:footerReference w:type="first" r:id="rId44"/>
          <w:pgSz w:w="12240" w:h="15840"/>
          <w:pgMar w:top="1418" w:right="1701" w:bottom="2552" w:left="1701" w:header="1134" w:footer="1894" w:gutter="0"/>
          <w:cols w:space="720"/>
          <w:titlePg/>
          <w:docGrid w:linePitch="272"/>
        </w:sectPr>
      </w:pPr>
    </w:p>
    <w:p w14:paraId="5527A789" w14:textId="5BA4DA42" w:rsidR="00C64647" w:rsidRDefault="00D62B62">
      <w:pPr>
        <w:spacing w:after="539"/>
        <w:ind w:right="0"/>
      </w:pPr>
      <w:r w:rsidRPr="00D62B62">
        <w:lastRenderedPageBreak/>
        <w:t>Всё вышесказанное — предостережение: NPD — это не производство, и любые аналогии между этими двумя областями очень слабые. В отличи</w:t>
      </w:r>
      <w:r w:rsidR="00B81518">
        <w:rPr>
          <w:lang w:val="ru-RU"/>
        </w:rPr>
        <w:t>е</w:t>
      </w:r>
      <w:r w:rsidRPr="00D62B62">
        <w:t xml:space="preserve"> от производства NPD является (и должно быть) наполненным исследованиями, изменениями и неопределённостью. Некоторая изменчивость является не только нормальной, но и ожидаемой в разработке новых продуктов; в противном случае, ничего </w:t>
      </w:r>
      <w:r w:rsidRPr="00D62B62">
        <w:rPr>
          <w:i/>
          <w:iCs/>
        </w:rPr>
        <w:t>нового</w:t>
      </w:r>
      <w:r w:rsidRPr="00D62B62">
        <w:t xml:space="preserve"> не было бы создано. </w:t>
      </w:r>
      <w:r>
        <w:rPr>
          <w:lang w:val="ru-RU"/>
        </w:rPr>
        <w:t>Таким образом</w:t>
      </w:r>
      <w:r w:rsidRPr="00D62B62">
        <w:t>, бережливое мышление включает в себя уникальные практики для NPD.</w:t>
      </w:r>
    </w:p>
    <w:p w14:paraId="6D5304BD" w14:textId="2872345F" w:rsidR="00C64647" w:rsidRPr="00FD2D73" w:rsidRDefault="00F4350D" w:rsidP="00F4350D">
      <w:pPr>
        <w:pStyle w:val="Heading1"/>
        <w:rPr>
          <w:lang w:val="ru-RU"/>
        </w:rPr>
      </w:pPr>
      <w:bookmarkStart w:id="146" w:name="_Toc52001263"/>
      <w:r>
        <w:rPr>
          <w:lang w:val="ru-RU"/>
        </w:rPr>
        <w:t>Заключение</w:t>
      </w:r>
      <w:bookmarkEnd w:id="146"/>
    </w:p>
    <w:p w14:paraId="71F134F6" w14:textId="001B3719" w:rsidR="005165BF" w:rsidRDefault="005165BF" w:rsidP="005165BF">
      <w:pPr>
        <w:ind w:right="0"/>
      </w:pPr>
      <w:r>
        <w:t xml:space="preserve">По мере того, как вы изучаете бережливое мышление, становится очевидным, что это масштабная система, которая охватывает все области и функции предприятия, включая разработку продуктов, продажи, производство, услуги и управление персоналом. Бережливое мышление применимо к крупномасштабной разработке продуктов — на самом деле, оно </w:t>
      </w:r>
      <w:r w:rsidRPr="005165BF">
        <w:rPr>
          <w:i/>
          <w:iCs/>
        </w:rPr>
        <w:t>применимо к предприятию в целом</w:t>
      </w:r>
      <w:r>
        <w:t>.</w:t>
      </w:r>
    </w:p>
    <w:p w14:paraId="35DB30EA" w14:textId="51F890C2" w:rsidR="00C64647" w:rsidRDefault="005165BF" w:rsidP="005165BF">
      <w:pPr>
        <w:ind w:right="0"/>
      </w:pPr>
      <w:r>
        <w:t>Бережливое мышление — это намного больше</w:t>
      </w:r>
      <w:ins w:id="147" w:author="Пользователь" w:date="2020-09-27T07:47:00Z">
        <w:r w:rsidR="005065C1">
          <w:rPr>
            <w:lang w:val="ru-RU"/>
          </w:rPr>
          <w:t>,</w:t>
        </w:r>
      </w:ins>
      <w:commentRangeStart w:id="148"/>
      <w:r>
        <w:t xml:space="preserve"> </w:t>
      </w:r>
      <w:commentRangeEnd w:id="148"/>
      <w:r w:rsidR="00E1545D">
        <w:rPr>
          <w:rStyle w:val="CommentReference"/>
        </w:rPr>
        <w:commentReference w:id="148"/>
      </w:r>
      <w:r>
        <w:t xml:space="preserve">чем просто </w:t>
      </w:r>
      <w:r w:rsidRPr="005165BF">
        <w:rPr>
          <w:i/>
          <w:iCs/>
        </w:rPr>
        <w:t>инструменты</w:t>
      </w:r>
      <w:r>
        <w:t xml:space="preserve"> вроде </w:t>
      </w:r>
      <w:r>
        <w:rPr>
          <w:lang w:val="ru-RU"/>
        </w:rPr>
        <w:t>к</w:t>
      </w:r>
      <w:r>
        <w:t>анбан, визуального управления, или управление очередями, или только-лишь устранения потерь. Как можно увидеть на примере Toyota, это производственная система, основанная на менеджерах-учителях в бережливом мышлении, с такими столпами, как уважение к людям и непрерывное совершенствование. Её успешное внедрение может занять годы и потребует широкомасштабного обучения и коучинга. Ещё раз приведём цитату Фудзио Чо (Fujio Cho), председателя правления Toyota:</w:t>
      </w:r>
    </w:p>
    <w:p w14:paraId="34F0553A" w14:textId="7619A7F1" w:rsidR="00C64647" w:rsidRDefault="005165BF">
      <w:pPr>
        <w:spacing w:after="547" w:line="247" w:lineRule="auto"/>
        <w:ind w:left="235" w:right="228"/>
      </w:pPr>
      <w:r w:rsidRPr="005165BF">
        <w:rPr>
          <w:i/>
        </w:rPr>
        <w:t>Многие хорошие американские компании уважают личности и практикуют кайдзен и другие инструменты [бережливого подхода]. Но важно то, чтобы все эти элементы были объединены вместе в виде единой системы. Это должно практиковаться изо дня в день на весьма регулярной основе</w:t>
      </w:r>
      <w:r w:rsidR="00AC35B1">
        <w:rPr>
          <w:i/>
        </w:rPr>
        <w:t>…</w:t>
      </w:r>
    </w:p>
    <w:p w14:paraId="03027235" w14:textId="462323DF" w:rsidR="00C64647" w:rsidRPr="00FD2D73" w:rsidRDefault="00F4350D" w:rsidP="00F4350D">
      <w:pPr>
        <w:pStyle w:val="Heading1"/>
        <w:rPr>
          <w:lang w:val="ru-RU"/>
        </w:rPr>
      </w:pPr>
      <w:bookmarkStart w:id="149" w:name="_Toc52001264"/>
      <w:r>
        <w:rPr>
          <w:lang w:val="ru-RU"/>
        </w:rPr>
        <w:t>Об</w:t>
      </w:r>
      <w:r w:rsidRPr="00FD2D73">
        <w:rPr>
          <w:lang w:val="ru-RU"/>
        </w:rPr>
        <w:t xml:space="preserve"> </w:t>
      </w:r>
      <w:r>
        <w:rPr>
          <w:lang w:val="ru-RU"/>
        </w:rPr>
        <w:t>Авторах</w:t>
      </w:r>
      <w:bookmarkEnd w:id="149"/>
    </w:p>
    <w:p w14:paraId="0FE41075" w14:textId="585A84E9" w:rsidR="00C64647" w:rsidRDefault="00B02E1E">
      <w:pPr>
        <w:spacing w:after="649" w:line="240" w:lineRule="auto"/>
        <w:ind w:left="130" w:right="-14"/>
        <w:jc w:val="left"/>
      </w:pPr>
      <w:commentRangeStart w:id="150"/>
      <w:r w:rsidRPr="00B02E1E">
        <w:t>Кр</w:t>
      </w:r>
      <w:ins w:id="151" w:author="Пользователь" w:date="2020-09-27T07:47:00Z">
        <w:r w:rsidR="005065C1">
          <w:rPr>
            <w:lang w:val="ru-RU"/>
          </w:rPr>
          <w:t>э</w:t>
        </w:r>
      </w:ins>
      <w:del w:id="152" w:author="Пользователь" w:date="2020-09-27T07:47:00Z">
        <w:r w:rsidRPr="00B02E1E" w:rsidDel="005065C1">
          <w:delText>ей</w:delText>
        </w:r>
      </w:del>
      <w:r w:rsidRPr="00B02E1E">
        <w:t xml:space="preserve">г </w:t>
      </w:r>
      <w:commentRangeEnd w:id="150"/>
      <w:r w:rsidR="00E1545D">
        <w:rPr>
          <w:rStyle w:val="CommentReference"/>
        </w:rPr>
        <w:commentReference w:id="150"/>
      </w:r>
      <w:r w:rsidRPr="00B02E1E">
        <w:t xml:space="preserve">Ларман </w:t>
      </w:r>
      <w:r w:rsidR="00AC35B1">
        <w:rPr>
          <w:noProof/>
        </w:rPr>
        <w:drawing>
          <wp:anchor distT="0" distB="0" distL="114300" distR="114300" simplePos="0" relativeHeight="251675648" behindDoc="0" locked="0" layoutInCell="1" allowOverlap="0" wp14:anchorId="72B29CD8" wp14:editId="4937F2FE">
            <wp:simplePos x="0" y="0"/>
            <wp:positionH relativeFrom="column">
              <wp:posOffset>76213</wp:posOffset>
            </wp:positionH>
            <wp:positionV relativeFrom="paragraph">
              <wp:posOffset>84842</wp:posOffset>
            </wp:positionV>
            <wp:extent cx="1865376" cy="1670304"/>
            <wp:effectExtent l="0" t="0" r="0" b="0"/>
            <wp:wrapSquare wrapText="bothSides"/>
            <wp:docPr id="38712" name="Picture 38712"/>
            <wp:cNvGraphicFramePr/>
            <a:graphic xmlns:a="http://schemas.openxmlformats.org/drawingml/2006/main">
              <a:graphicData uri="http://schemas.openxmlformats.org/drawingml/2006/picture">
                <pic:pic xmlns:pic="http://schemas.openxmlformats.org/drawingml/2006/picture">
                  <pic:nvPicPr>
                    <pic:cNvPr id="38712" name="Picture 38712"/>
                    <pic:cNvPicPr/>
                  </pic:nvPicPr>
                  <pic:blipFill>
                    <a:blip r:embed="rId45"/>
                    <a:stretch>
                      <a:fillRect/>
                    </a:stretch>
                  </pic:blipFill>
                  <pic:spPr>
                    <a:xfrm>
                      <a:off x="0" y="0"/>
                      <a:ext cx="1865376" cy="1670304"/>
                    </a:xfrm>
                    <a:prstGeom prst="rect">
                      <a:avLst/>
                    </a:prstGeom>
                  </pic:spPr>
                </pic:pic>
              </a:graphicData>
            </a:graphic>
          </wp:anchor>
        </w:drawing>
      </w:r>
      <w:r w:rsidRPr="00B02E1E">
        <w:rPr>
          <w:lang w:val="ru-RU"/>
        </w:rPr>
        <w:t>(</w:t>
      </w:r>
      <w:r w:rsidR="00AC35B1">
        <w:t>Craig Larman</w:t>
      </w:r>
      <w:r w:rsidRPr="00B02E1E">
        <w:rPr>
          <w:lang w:val="ru-RU"/>
        </w:rPr>
        <w:t>)</w:t>
      </w:r>
      <w:r w:rsidR="00AC35B1">
        <w:t xml:space="preserve"> </w:t>
      </w:r>
      <w:r>
        <w:rPr>
          <w:lang w:val="ru-RU"/>
        </w:rPr>
        <w:t>работает</w:t>
      </w:r>
      <w:r w:rsidRPr="00B02E1E">
        <w:rPr>
          <w:lang w:val="ru-RU"/>
        </w:rPr>
        <w:t xml:space="preserve"> </w:t>
      </w:r>
      <w:r>
        <w:rPr>
          <w:lang w:val="ru-RU"/>
        </w:rPr>
        <w:t>в</w:t>
      </w:r>
      <w:r w:rsidRPr="00B02E1E">
        <w:rPr>
          <w:lang w:val="ru-RU"/>
        </w:rPr>
        <w:t xml:space="preserve"> </w:t>
      </w:r>
      <w:r>
        <w:rPr>
          <w:lang w:val="ru-RU"/>
        </w:rPr>
        <w:t>качестве</w:t>
      </w:r>
      <w:r w:rsidRPr="00B02E1E">
        <w:rPr>
          <w:lang w:val="ru-RU"/>
        </w:rPr>
        <w:t xml:space="preserve"> </w:t>
      </w:r>
      <w:r>
        <w:rPr>
          <w:lang w:val="ru-RU"/>
        </w:rPr>
        <w:t>консультанта</w:t>
      </w:r>
      <w:r w:rsidRPr="00B02E1E">
        <w:rPr>
          <w:lang w:val="ru-RU"/>
        </w:rPr>
        <w:t xml:space="preserve"> </w:t>
      </w:r>
      <w:r>
        <w:rPr>
          <w:lang w:val="ru-RU"/>
        </w:rPr>
        <w:t>в</w:t>
      </w:r>
      <w:r w:rsidRPr="00B02E1E">
        <w:rPr>
          <w:lang w:val="ru-RU"/>
        </w:rPr>
        <w:t xml:space="preserve"> </w:t>
      </w:r>
      <w:r>
        <w:rPr>
          <w:lang w:val="ru-RU"/>
        </w:rPr>
        <w:t>области</w:t>
      </w:r>
      <w:r w:rsidRPr="00B02E1E">
        <w:rPr>
          <w:lang w:val="ru-RU"/>
        </w:rPr>
        <w:t xml:space="preserve"> </w:t>
      </w:r>
      <w:r>
        <w:rPr>
          <w:lang w:val="ru-RU"/>
        </w:rPr>
        <w:t xml:space="preserve">менеджмента и </w:t>
      </w:r>
      <w:r w:rsidR="00994A3C">
        <w:rPr>
          <w:lang w:val="ru-RU"/>
        </w:rPr>
        <w:t>специализируется</w:t>
      </w:r>
      <w:r w:rsidRPr="00B02E1E">
        <w:rPr>
          <w:lang w:val="ru-RU"/>
        </w:rPr>
        <w:t xml:space="preserve"> </w:t>
      </w:r>
      <w:r>
        <w:rPr>
          <w:lang w:val="ru-RU"/>
        </w:rPr>
        <w:t>на</w:t>
      </w:r>
      <w:r w:rsidRPr="00B02E1E">
        <w:rPr>
          <w:lang w:val="ru-RU"/>
        </w:rPr>
        <w:t xml:space="preserve"> </w:t>
      </w:r>
      <w:r>
        <w:rPr>
          <w:lang w:val="ru-RU"/>
        </w:rPr>
        <w:t>крупномасштабных</w:t>
      </w:r>
      <w:r w:rsidRPr="00B02E1E">
        <w:rPr>
          <w:lang w:val="ru-RU"/>
        </w:rPr>
        <w:t xml:space="preserve"> </w:t>
      </w:r>
      <w:r>
        <w:rPr>
          <w:lang w:val="ru-RU"/>
        </w:rPr>
        <w:t>проектах</w:t>
      </w:r>
      <w:r w:rsidR="00AC35B1">
        <w:t xml:space="preserve">, </w:t>
      </w:r>
      <w:r>
        <w:rPr>
          <w:lang w:val="ru-RU"/>
        </w:rPr>
        <w:t>бережливо</w:t>
      </w:r>
      <w:r w:rsidR="00994A3C">
        <w:rPr>
          <w:lang w:val="ru-RU"/>
        </w:rPr>
        <w:t>м</w:t>
      </w:r>
      <w:r>
        <w:rPr>
          <w:lang w:val="ru-RU"/>
        </w:rPr>
        <w:t xml:space="preserve"> мышлени</w:t>
      </w:r>
      <w:r w:rsidR="00994A3C">
        <w:rPr>
          <w:lang w:val="ru-RU"/>
        </w:rPr>
        <w:t>и</w:t>
      </w:r>
      <w:r>
        <w:rPr>
          <w:lang w:val="ru-RU"/>
        </w:rPr>
        <w:t xml:space="preserve"> и на</w:t>
      </w:r>
      <w:r w:rsidR="00AC35B1">
        <w:t xml:space="preserve"> </w:t>
      </w:r>
      <w:r>
        <w:rPr>
          <w:lang w:val="ru-RU"/>
        </w:rPr>
        <w:t>моделях мышления</w:t>
      </w:r>
      <w:r w:rsidR="00AC35B1">
        <w:t xml:space="preserve">. </w:t>
      </w:r>
      <w:r w:rsidR="00865C65">
        <w:rPr>
          <w:lang w:val="ru-RU"/>
        </w:rPr>
        <w:t>Он</w:t>
      </w:r>
      <w:r w:rsidR="00865C65" w:rsidRPr="00865C65">
        <w:rPr>
          <w:lang w:val="ru-RU"/>
        </w:rPr>
        <w:t xml:space="preserve"> </w:t>
      </w:r>
      <w:r w:rsidR="00865C65">
        <w:rPr>
          <w:lang w:val="ru-RU"/>
        </w:rPr>
        <w:t>несколько лет работал</w:t>
      </w:r>
      <w:r w:rsidR="00865C65" w:rsidRPr="00865C65">
        <w:rPr>
          <w:lang w:val="ru-RU"/>
        </w:rPr>
        <w:t xml:space="preserve"> </w:t>
      </w:r>
      <w:r w:rsidR="00865C65">
        <w:rPr>
          <w:lang w:val="ru-RU"/>
        </w:rPr>
        <w:t>коучем</w:t>
      </w:r>
      <w:r w:rsidR="00865C65" w:rsidRPr="00865C65">
        <w:rPr>
          <w:lang w:val="ru-RU"/>
        </w:rPr>
        <w:t xml:space="preserve"> </w:t>
      </w:r>
      <w:r w:rsidR="00865C65">
        <w:rPr>
          <w:lang w:val="ru-RU"/>
        </w:rPr>
        <w:t>бережливого</w:t>
      </w:r>
      <w:r w:rsidR="00865C65" w:rsidRPr="00865C65">
        <w:rPr>
          <w:lang w:val="ru-RU"/>
        </w:rPr>
        <w:t xml:space="preserve"> </w:t>
      </w:r>
      <w:r w:rsidR="00865C65">
        <w:rPr>
          <w:lang w:val="ru-RU"/>
        </w:rPr>
        <w:t>подхода</w:t>
      </w:r>
      <w:r w:rsidR="00865C65" w:rsidRPr="00865C65">
        <w:rPr>
          <w:lang w:val="ru-RU"/>
        </w:rPr>
        <w:t xml:space="preserve"> </w:t>
      </w:r>
      <w:r w:rsidR="00865C65">
        <w:rPr>
          <w:lang w:val="ru-RU"/>
        </w:rPr>
        <w:t xml:space="preserve">в </w:t>
      </w:r>
      <w:r w:rsidR="00AC35B1">
        <w:t>Xerox.</w:t>
      </w:r>
    </w:p>
    <w:p w14:paraId="3B580AA2" w14:textId="03E58344" w:rsidR="00C64647" w:rsidRDefault="00B02E1E">
      <w:pPr>
        <w:ind w:left="130" w:right="0"/>
      </w:pPr>
      <w:r w:rsidRPr="00865C65">
        <w:t>Бас Водд</w:t>
      </w:r>
      <w:ins w:id="153" w:author="Пользователь" w:date="2020-09-27T07:47:00Z">
        <w:r w:rsidR="005065C1">
          <w:rPr>
            <w:lang w:val="ru-RU"/>
          </w:rPr>
          <w:t>и</w:t>
        </w:r>
      </w:ins>
      <w:commentRangeStart w:id="154"/>
      <w:r w:rsidRPr="00865C65">
        <w:t xml:space="preserve"> </w:t>
      </w:r>
      <w:commentRangeEnd w:id="154"/>
      <w:r w:rsidR="00E1545D">
        <w:rPr>
          <w:rStyle w:val="CommentReference"/>
        </w:rPr>
        <w:commentReference w:id="154"/>
      </w:r>
      <w:r w:rsidRPr="00865C65">
        <w:t>(</w:t>
      </w:r>
      <w:r w:rsidR="00AC35B1">
        <w:t>Bas Vodde</w:t>
      </w:r>
      <w:r w:rsidRPr="00865C65">
        <w:t>)</w:t>
      </w:r>
      <w:r w:rsidR="00AC35B1">
        <w:t xml:space="preserve"> </w:t>
      </w:r>
      <w:r w:rsidR="00865C65" w:rsidRPr="00865C65">
        <w:t>имеет опыт в создании продуктов в области крупных встраиваемых систем</w:t>
      </w:r>
      <w:r w:rsidR="00AC35B1">
        <w:t xml:space="preserve"> </w:t>
      </w:r>
      <w:r w:rsidR="00994A3C">
        <w:rPr>
          <w:lang w:val="ru-RU"/>
        </w:rPr>
        <w:t>и</w:t>
      </w:r>
      <w:r w:rsidR="00AC35B1">
        <w:t xml:space="preserve"> </w:t>
      </w:r>
      <w:r w:rsidR="00865C65" w:rsidRPr="00865C65">
        <w:t xml:space="preserve">руководит внедрением гибких методологий и </w:t>
      </w:r>
      <w:r w:rsidR="00994A3C">
        <w:rPr>
          <w:lang w:val="ru-RU"/>
        </w:rPr>
        <w:t>принципов</w:t>
      </w:r>
      <w:r w:rsidR="00865C65">
        <w:rPr>
          <w:lang w:val="ru-RU"/>
        </w:rPr>
        <w:t xml:space="preserve"> и практик бережливого подхода  в </w:t>
      </w:r>
      <w:r w:rsidR="00AC35B1">
        <w:t xml:space="preserve">Nokia Networks. </w:t>
      </w:r>
      <w:r w:rsidR="00865C65">
        <w:rPr>
          <w:lang w:val="ru-RU"/>
        </w:rPr>
        <w:t>Он</w:t>
      </w:r>
      <w:r w:rsidR="00865C65" w:rsidRPr="00865C65">
        <w:rPr>
          <w:lang w:val="ru-RU"/>
        </w:rPr>
        <w:t xml:space="preserve"> </w:t>
      </w:r>
      <w:r w:rsidR="00865C65">
        <w:rPr>
          <w:lang w:val="ru-RU"/>
        </w:rPr>
        <w:t>также</w:t>
      </w:r>
      <w:r w:rsidR="00865C65" w:rsidRPr="00865C65">
        <w:rPr>
          <w:lang w:val="ru-RU"/>
        </w:rPr>
        <w:t xml:space="preserve"> </w:t>
      </w:r>
      <w:r w:rsidR="00865C65">
        <w:rPr>
          <w:lang w:val="ru-RU"/>
        </w:rPr>
        <w:t>работает</w:t>
      </w:r>
      <w:r w:rsidR="00865C65" w:rsidRPr="00865C65">
        <w:rPr>
          <w:lang w:val="ru-RU"/>
        </w:rPr>
        <w:t xml:space="preserve"> </w:t>
      </w:r>
      <w:r w:rsidR="00865C65">
        <w:rPr>
          <w:lang w:val="ru-RU"/>
        </w:rPr>
        <w:t>в</w:t>
      </w:r>
      <w:r w:rsidR="00865C65" w:rsidRPr="00865C65">
        <w:rPr>
          <w:lang w:val="ru-RU"/>
        </w:rPr>
        <w:t xml:space="preserve"> </w:t>
      </w:r>
      <w:r w:rsidR="00865C65">
        <w:rPr>
          <w:lang w:val="ru-RU"/>
        </w:rPr>
        <w:t>качестве</w:t>
      </w:r>
      <w:r w:rsidR="00865C65" w:rsidRPr="00865C65">
        <w:rPr>
          <w:lang w:val="ru-RU"/>
        </w:rPr>
        <w:t xml:space="preserve"> </w:t>
      </w:r>
      <w:r w:rsidR="00994A3C">
        <w:rPr>
          <w:lang w:val="ru-RU"/>
        </w:rPr>
        <w:t>коуча</w:t>
      </w:r>
      <w:r w:rsidR="00865C65" w:rsidRPr="00B02E1E">
        <w:rPr>
          <w:lang w:val="ru-RU"/>
        </w:rPr>
        <w:t xml:space="preserve"> </w:t>
      </w:r>
      <w:r w:rsidR="00865C65">
        <w:rPr>
          <w:lang w:val="ru-RU"/>
        </w:rPr>
        <w:t>в</w:t>
      </w:r>
      <w:r w:rsidR="00865C65" w:rsidRPr="00B02E1E">
        <w:rPr>
          <w:lang w:val="ru-RU"/>
        </w:rPr>
        <w:t xml:space="preserve"> </w:t>
      </w:r>
      <w:r w:rsidR="00865C65">
        <w:rPr>
          <w:lang w:val="ru-RU"/>
        </w:rPr>
        <w:t>области</w:t>
      </w:r>
      <w:r w:rsidR="00865C65" w:rsidRPr="00B02E1E">
        <w:rPr>
          <w:lang w:val="ru-RU"/>
        </w:rPr>
        <w:t xml:space="preserve"> </w:t>
      </w:r>
      <w:r w:rsidR="00865C65">
        <w:rPr>
          <w:lang w:val="ru-RU"/>
        </w:rPr>
        <w:t>менеджмента</w:t>
      </w:r>
      <w:r w:rsidR="00994A3C">
        <w:rPr>
          <w:lang w:val="ru-RU"/>
        </w:rPr>
        <w:t>, консультанта и коуча по разработке</w:t>
      </w:r>
      <w:r w:rsidR="00AC35B1">
        <w:t>.</w:t>
      </w:r>
    </w:p>
    <w:p w14:paraId="0ED3D8B6" w14:textId="77777777" w:rsidR="00763E53" w:rsidRDefault="00763E53" w:rsidP="00763E53">
      <w:pPr>
        <w:sectPr w:rsidR="00763E53" w:rsidSect="00BF0692">
          <w:headerReference w:type="even" r:id="rId46"/>
          <w:headerReference w:type="default" r:id="rId47"/>
          <w:footerReference w:type="even" r:id="rId48"/>
          <w:footerReference w:type="default" r:id="rId49"/>
          <w:headerReference w:type="first" r:id="rId50"/>
          <w:footerReference w:type="first" r:id="rId51"/>
          <w:pgSz w:w="12240" w:h="15840"/>
          <w:pgMar w:top="1418" w:right="1701" w:bottom="2552" w:left="1701" w:header="1134" w:footer="1894" w:gutter="0"/>
          <w:cols w:space="720"/>
        </w:sectPr>
      </w:pPr>
    </w:p>
    <w:p w14:paraId="3B9CC730" w14:textId="008BAD8C" w:rsidR="00C64647" w:rsidRDefault="00780D45" w:rsidP="000F7711">
      <w:pPr>
        <w:pStyle w:val="Heading1"/>
      </w:pPr>
      <w:bookmarkStart w:id="155" w:name="_Toc52001265"/>
      <w:r>
        <w:rPr>
          <w:sz w:val="23"/>
          <w:lang w:val="ru-RU"/>
        </w:rPr>
        <w:lastRenderedPageBreak/>
        <w:t>Рекоменд</w:t>
      </w:r>
      <w:r w:rsidR="0080724E">
        <w:rPr>
          <w:sz w:val="23"/>
          <w:lang w:val="ru-RU"/>
        </w:rPr>
        <w:t>ованная Литература</w:t>
      </w:r>
      <w:bookmarkEnd w:id="155"/>
    </w:p>
    <w:p w14:paraId="08924A37" w14:textId="22951662" w:rsidR="00C64647" w:rsidRDefault="00AC35B1">
      <w:pPr>
        <w:spacing w:after="112"/>
        <w:ind w:left="240" w:right="0" w:hanging="240"/>
      </w:pPr>
      <w:r>
        <w:rPr>
          <w:rFonts w:ascii="Segoe UI Symbol" w:eastAsia="Segoe UI Symbol" w:hAnsi="Segoe UI Symbol" w:cs="Segoe UI Symbol"/>
          <w:sz w:val="16"/>
        </w:rPr>
        <w:t xml:space="preserve">❑ </w:t>
      </w:r>
      <w:r w:rsidR="00497B27" w:rsidRPr="00497B27">
        <w:t>Др. Джеффри Лайкер (Jeffrey Liker)</w:t>
      </w:r>
      <w:r w:rsidR="007C0F37" w:rsidRPr="007C0F37">
        <w:rPr>
          <w:lang w:val="ru-RU"/>
        </w:rPr>
        <w:t>,</w:t>
      </w:r>
      <w:r>
        <w:t xml:space="preserve"> </w:t>
      </w:r>
      <w:r w:rsidR="00497B27" w:rsidRPr="00497B27">
        <w:rPr>
          <w:i/>
        </w:rPr>
        <w:t>Дао Toyota (The Toyota Way)</w:t>
      </w:r>
      <w:r>
        <w:t xml:space="preserve"> </w:t>
      </w:r>
      <w:r w:rsidR="00497B27" w:rsidRPr="00497B27">
        <w:t>— это доскональное основательное резюме от исследователя, который десятилетиями изучал Toyota и их методы и подходы.</w:t>
      </w:r>
    </w:p>
    <w:p w14:paraId="6F35E849" w14:textId="182D4FE4" w:rsidR="00C64647" w:rsidRDefault="00AC35B1">
      <w:pPr>
        <w:spacing w:after="111"/>
        <w:ind w:left="240" w:right="0" w:hanging="240"/>
      </w:pPr>
      <w:r>
        <w:rPr>
          <w:rFonts w:ascii="Segoe UI Symbol" w:eastAsia="Segoe UI Symbol" w:hAnsi="Segoe UI Symbol" w:cs="Segoe UI Symbol"/>
          <w:sz w:val="16"/>
        </w:rPr>
        <w:t xml:space="preserve">❑ </w:t>
      </w:r>
      <w:r w:rsidR="00497B27" w:rsidRPr="00497B27">
        <w:rPr>
          <w:i/>
        </w:rPr>
        <w:t>Inside the Mind</w:t>
      </w:r>
      <w:r w:rsidR="00497B27" w:rsidRPr="00497B27">
        <w:rPr>
          <w:iCs/>
        </w:rPr>
        <w:t xml:space="preserve"> of Toyota Профессора Сатоши Хино (Satoshi Hino). Хино провёл много лет в работе над разработкой продуктов, за которой последовала академическая карьера. Хино “потратил более 20 лет, исследуя тему, обозначенную в названии книги.” Этак книга, основанная на </w:t>
      </w:r>
      <w:r w:rsidR="00497B27">
        <w:rPr>
          <w:iCs/>
          <w:lang w:val="ru-RU"/>
        </w:rPr>
        <w:t>реальных</w:t>
      </w:r>
      <w:r w:rsidR="00497B27" w:rsidRPr="00497B27">
        <w:rPr>
          <w:iCs/>
        </w:rPr>
        <w:t xml:space="preserve"> данных, рассматривает эволюцию и принципы оригинальной системы бережливого мышления.</w:t>
      </w:r>
    </w:p>
    <w:p w14:paraId="021D1D3A" w14:textId="604671A2" w:rsidR="00C64647" w:rsidRDefault="00AC35B1">
      <w:pPr>
        <w:spacing w:after="111"/>
        <w:ind w:left="240" w:right="0" w:hanging="240"/>
      </w:pPr>
      <w:r>
        <w:rPr>
          <w:rFonts w:ascii="Segoe UI Symbol" w:eastAsia="Segoe UI Symbol" w:hAnsi="Segoe UI Symbol" w:cs="Segoe UI Symbol"/>
          <w:sz w:val="16"/>
        </w:rPr>
        <w:t xml:space="preserve">❑ </w:t>
      </w:r>
      <w:r w:rsidR="0041662E" w:rsidRPr="0041662E">
        <w:rPr>
          <w:i/>
        </w:rPr>
        <w:t>Экстремальная Toyota</w:t>
      </w:r>
      <w:r w:rsidR="0041662E" w:rsidRPr="0041662E">
        <w:rPr>
          <w:iCs/>
        </w:rPr>
        <w:t xml:space="preserve"> (Extreme Toyota) Эми Осоно (Osono), Норихико Симидзу (Norihiko Shimizu) и Хиротака Такеути (Hirotaka Takeuchi) — это тщательно проработанный анализ ценностей, противоречий и культуры Пути Toyota, основанный на шести годах исследований и 220 интервью. Он включает в себя глубокий анализ прочной эффективности бизнеса Toyota.</w:t>
      </w:r>
    </w:p>
    <w:p w14:paraId="31F6F258" w14:textId="26FCD0E7" w:rsidR="00C64647" w:rsidRDefault="00AC35B1">
      <w:pPr>
        <w:spacing w:after="112"/>
        <w:ind w:left="240" w:right="0" w:hanging="240"/>
      </w:pPr>
      <w:r>
        <w:rPr>
          <w:rFonts w:ascii="Segoe UI Symbol" w:eastAsia="Segoe UI Symbol" w:hAnsi="Segoe UI Symbol" w:cs="Segoe UI Symbol"/>
          <w:sz w:val="16"/>
        </w:rPr>
        <w:t xml:space="preserve">❑ </w:t>
      </w:r>
      <w:r w:rsidR="00A46339" w:rsidRPr="00A46339">
        <w:rPr>
          <w:i/>
        </w:rPr>
        <w:t>Lean Product and Process Development</w:t>
      </w:r>
      <w:r w:rsidR="00A46339" w:rsidRPr="00A46339">
        <w:rPr>
          <w:iCs/>
        </w:rPr>
        <w:t xml:space="preserve"> Аллена Уорда (Allen Ward) и </w:t>
      </w:r>
      <w:r w:rsidR="00A46339" w:rsidRPr="00A46339">
        <w:rPr>
          <w:i/>
        </w:rPr>
        <w:t>Система разработки продукции в Toyota</w:t>
      </w:r>
      <w:r w:rsidR="00A46339" w:rsidRPr="00A46339">
        <w:rPr>
          <w:iCs/>
        </w:rPr>
        <w:t xml:space="preserve"> (The Toyota Product Development System) Джеффри Лайкера и Джеймса Моргана (James Morgan) полезны для понимания разработки продуктов с точки зрения бережливого подхода.</w:t>
      </w:r>
    </w:p>
    <w:p w14:paraId="69BBDD41" w14:textId="24F4C68D" w:rsidR="00C64647" w:rsidRPr="00424CE7" w:rsidRDefault="00AC35B1" w:rsidP="00424CE7">
      <w:pPr>
        <w:spacing w:after="112"/>
        <w:ind w:left="240" w:right="0" w:hanging="240"/>
      </w:pPr>
      <w:r>
        <w:rPr>
          <w:rFonts w:ascii="Segoe UI Symbol" w:eastAsia="Segoe UI Symbol" w:hAnsi="Segoe UI Symbol" w:cs="Segoe UI Symbol"/>
          <w:sz w:val="16"/>
        </w:rPr>
        <w:t xml:space="preserve">❑ </w:t>
      </w:r>
      <w:r>
        <w:rPr>
          <w:i/>
        </w:rPr>
        <w:t>The Birth of Lean</w:t>
      </w:r>
      <w:r>
        <w:t xml:space="preserve">, </w:t>
      </w:r>
      <w:r w:rsidR="00424CE7" w:rsidRPr="00424CE7">
        <w:t>под редакцией</w:t>
      </w:r>
      <w:r>
        <w:t xml:space="preserve"> </w:t>
      </w:r>
      <w:r w:rsidR="00424CE7" w:rsidRPr="00424CE7">
        <w:t>Симокавы (</w:t>
      </w:r>
      <w:r>
        <w:t>Shimokawa</w:t>
      </w:r>
      <w:r w:rsidR="00424CE7" w:rsidRPr="00424CE7">
        <w:t>)</w:t>
      </w:r>
      <w:r>
        <w:t xml:space="preserve"> </w:t>
      </w:r>
      <w:r w:rsidR="00424CE7" w:rsidRPr="00424CE7">
        <w:t>и Фудзимото (</w:t>
      </w:r>
      <w:r>
        <w:t>Fujimoto</w:t>
      </w:r>
      <w:r w:rsidR="00424CE7" w:rsidRPr="00424CE7">
        <w:t>)</w:t>
      </w:r>
      <w:r>
        <w:t xml:space="preserve">, </w:t>
      </w:r>
      <w:r w:rsidR="00424CE7" w:rsidRPr="00424CE7">
        <w:t>передают чёткое представление об образе мышления</w:t>
      </w:r>
      <w:r>
        <w:t xml:space="preserve">, </w:t>
      </w:r>
      <w:r w:rsidR="00424CE7" w:rsidRPr="00424CE7">
        <w:t>принципах</w:t>
      </w:r>
      <w:r>
        <w:t xml:space="preserve">, </w:t>
      </w:r>
      <w:r w:rsidR="00424CE7" w:rsidRPr="00424CE7">
        <w:t>культуре</w:t>
      </w:r>
      <w:r>
        <w:t xml:space="preserve"> </w:t>
      </w:r>
      <w:r w:rsidR="00424CE7" w:rsidRPr="00424CE7">
        <w:t>и личностях</w:t>
      </w:r>
      <w:r w:rsidR="00424CE7">
        <w:rPr>
          <w:lang w:val="ru-RU"/>
        </w:rPr>
        <w:t xml:space="preserve"> стоящими за бережливым мышлением</w:t>
      </w:r>
      <w:r>
        <w:t>.</w:t>
      </w:r>
    </w:p>
    <w:p w14:paraId="6723FBCD" w14:textId="68D08F6A" w:rsidR="00C64647" w:rsidRDefault="00AC35B1">
      <w:pPr>
        <w:spacing w:after="112"/>
        <w:ind w:left="240" w:right="0" w:hanging="240"/>
      </w:pPr>
      <w:r>
        <w:rPr>
          <w:rFonts w:ascii="Segoe UI Symbol" w:eastAsia="Segoe UI Symbol" w:hAnsi="Segoe UI Symbol" w:cs="Segoe UI Symbol"/>
          <w:sz w:val="16"/>
        </w:rPr>
        <w:t xml:space="preserve">❑ </w:t>
      </w:r>
      <w:r w:rsidR="007C0F37" w:rsidRPr="007C0F37">
        <w:rPr>
          <w:i/>
        </w:rPr>
        <w:t>Корпоративная культура Toyota</w:t>
      </w:r>
      <w:r w:rsidR="007C0F37" w:rsidRPr="007C0F37">
        <w:rPr>
          <w:iCs/>
        </w:rPr>
        <w:t xml:space="preserve"> (Toyota Culture) Джеффри Лайкера и Майкла Хосеуса (Michael Hoseus). Хосеус работал и как управляющий завода и как менеджер по персоналу на заводе Toyota в Кентукки, привносит в эту книгу глубокое понимание инсайдера самой сути того, что заставляет бережливое производство работать.</w:t>
      </w:r>
    </w:p>
    <w:p w14:paraId="6A7FC49B" w14:textId="0EE33D43" w:rsidR="00C64647" w:rsidRDefault="00AC35B1">
      <w:pPr>
        <w:spacing w:after="113"/>
        <w:ind w:left="240" w:right="0" w:hanging="240"/>
      </w:pPr>
      <w:r>
        <w:rPr>
          <w:rFonts w:ascii="Segoe UI Symbol" w:eastAsia="Segoe UI Symbol" w:hAnsi="Segoe UI Symbol" w:cs="Segoe UI Symbol"/>
          <w:sz w:val="16"/>
        </w:rPr>
        <w:t xml:space="preserve">❑ </w:t>
      </w:r>
      <w:r w:rsidR="007C0F37" w:rsidRPr="007C0F37">
        <w:rPr>
          <w:i/>
        </w:rPr>
        <w:t>Бережливое Производство</w:t>
      </w:r>
      <w:r w:rsidR="007C0F37" w:rsidRPr="007C0F37">
        <w:rPr>
          <w:iCs/>
        </w:rPr>
        <w:t xml:space="preserve"> (Lean Thinking) Д-ра Джеймса Вумека (James Womack) и Дэниэла Джонса (Daniel Jones) — это занимательный и хорошо написанный обзор некоторых принципов бережливого подхода авторами, которые хорошо знают свой предмет. Как обращалось внимание выше в этом разделе, книга предлагает шутливый и сжатый взгляд, что может дать обычному читателю ложное представление о том, что основными ключевыми особенностями бережливого подхода является уменьшение потерь нежели чем культура менеджеров-учителей, которые понимают бережливое мышление помогаю выстроить столпы уважения к людям и непрерывного улучшения с “Пойди и Посмотри” и прочими поведенческими моделями</w:t>
      </w:r>
      <w:r w:rsidR="007C0F37" w:rsidRPr="007C0F37">
        <w:rPr>
          <w:i/>
        </w:rPr>
        <w:t>.</w:t>
      </w:r>
    </w:p>
    <w:p w14:paraId="42A6660B" w14:textId="0616CDCC" w:rsidR="00C64647" w:rsidRDefault="00AC35B1">
      <w:pPr>
        <w:spacing w:after="112"/>
        <w:ind w:left="240" w:right="0" w:hanging="240"/>
      </w:pPr>
      <w:r>
        <w:rPr>
          <w:rFonts w:ascii="Segoe UI Symbol" w:eastAsia="Segoe UI Symbol" w:hAnsi="Segoe UI Symbol" w:cs="Segoe UI Symbol"/>
          <w:sz w:val="16"/>
        </w:rPr>
        <w:t xml:space="preserve">❑ </w:t>
      </w:r>
      <w:r w:rsidR="007C0F37" w:rsidRPr="007C0F37">
        <w:rPr>
          <w:i/>
        </w:rPr>
        <w:t>Машина, которая изменила мир</w:t>
      </w:r>
      <w:r w:rsidR="007C0F37" w:rsidRPr="007C0F37">
        <w:rPr>
          <w:iCs/>
        </w:rPr>
        <w:t xml:space="preserve"> (The Machine That Changed the World: The Story of Lean Production) Джеймса Вумека, Дэниэла Джонса и Дениэла Руса (Daniel Roos), которая основана на пятилетнем исследовании в Массачусетском технологическом институте в области Lean и системы Toyota.</w:t>
      </w:r>
    </w:p>
    <w:p w14:paraId="04A597E1" w14:textId="617AC1B7" w:rsidR="00C64647" w:rsidRDefault="00AC35B1">
      <w:pPr>
        <w:ind w:left="240" w:right="0" w:hanging="240"/>
      </w:pPr>
      <w:r>
        <w:rPr>
          <w:rFonts w:ascii="Segoe UI Symbol" w:eastAsia="Segoe UI Symbol" w:hAnsi="Segoe UI Symbol" w:cs="Segoe UI Symbol"/>
          <w:sz w:val="16"/>
        </w:rPr>
        <w:t>❑</w:t>
      </w:r>
      <w:r w:rsidR="007C0F37" w:rsidRPr="007C0F37">
        <w:rPr>
          <w:rFonts w:ascii="Segoe UI Symbol" w:eastAsia="Segoe UI Symbol" w:hAnsi="Segoe UI Symbol" w:cs="Segoe UI Symbol"/>
          <w:sz w:val="16"/>
          <w:lang w:val="ru-RU"/>
        </w:rPr>
        <w:t xml:space="preserve"> </w:t>
      </w:r>
      <w:r w:rsidR="007C0F37" w:rsidRPr="007C0F37">
        <w:rPr>
          <w:i/>
        </w:rPr>
        <w:t>Workplace Management</w:t>
      </w:r>
      <w:r w:rsidR="007C0F37" w:rsidRPr="007C0F37">
        <w:rPr>
          <w:iCs/>
        </w:rPr>
        <w:t xml:space="preserve"> Тайити Оно (Taiichi Ohno) это небольшая книга от создателя Производственной Системы Toyota (TPS). Она вышла из печати, но недавно была повторно переведена Джоном Миллером (Jon Miller) и сейчас доступна. Книга не много рассказывает от TPS но она содержит серию коротких разделов, которые хорошо демонстрируют, что думает Тайити Оно о системах управления и бережливого производства.</w:t>
      </w:r>
    </w:p>
    <w:p w14:paraId="24DB9506" w14:textId="77777777" w:rsidR="00B371F2" w:rsidRDefault="00B371F2" w:rsidP="00B371F2">
      <w:pPr>
        <w:sectPr w:rsidR="00B371F2" w:rsidSect="00BF0692">
          <w:headerReference w:type="even" r:id="rId52"/>
          <w:headerReference w:type="default" r:id="rId53"/>
          <w:footerReference w:type="even" r:id="rId54"/>
          <w:footerReference w:type="default" r:id="rId55"/>
          <w:headerReference w:type="first" r:id="rId56"/>
          <w:footerReference w:type="first" r:id="rId57"/>
          <w:pgSz w:w="12240" w:h="15840"/>
          <w:pgMar w:top="1418" w:right="1701" w:bottom="2552" w:left="1701" w:header="1134" w:footer="1894" w:gutter="0"/>
          <w:cols w:space="720"/>
          <w:docGrid w:linePitch="272"/>
        </w:sectPr>
      </w:pPr>
    </w:p>
    <w:p w14:paraId="5FC04B15" w14:textId="5E190AF9" w:rsidR="00C64647" w:rsidRPr="00780D45" w:rsidRDefault="008D6BB6" w:rsidP="008D6BB6">
      <w:pPr>
        <w:pStyle w:val="Heading1"/>
        <w:rPr>
          <w:lang w:val="en-US"/>
        </w:rPr>
      </w:pPr>
      <w:bookmarkStart w:id="156" w:name="_Toc52001266"/>
      <w:r>
        <w:rPr>
          <w:lang w:val="ru-RU"/>
        </w:rPr>
        <w:lastRenderedPageBreak/>
        <w:t>Библиография</w:t>
      </w:r>
      <w:bookmarkEnd w:id="156"/>
    </w:p>
    <w:p w14:paraId="6F0D553E" w14:textId="77777777" w:rsidR="00C64647" w:rsidRDefault="00AC35B1">
      <w:pPr>
        <w:spacing w:after="204"/>
        <w:ind w:left="-5" w:right="0"/>
        <w:jc w:val="left"/>
      </w:pPr>
      <w:r>
        <w:rPr>
          <w:sz w:val="16"/>
        </w:rPr>
        <w:t xml:space="preserve">Fujimoto99. Fujimoto, T., 1999. </w:t>
      </w:r>
      <w:r>
        <w:rPr>
          <w:i/>
          <w:sz w:val="16"/>
        </w:rPr>
        <w:t>The Evolution of a Manufacturing System at Toyota</w:t>
      </w:r>
      <w:r>
        <w:rPr>
          <w:sz w:val="16"/>
        </w:rPr>
        <w:t>, Productivity Press</w:t>
      </w:r>
    </w:p>
    <w:p w14:paraId="6D8C2BF3" w14:textId="77777777" w:rsidR="00C64647" w:rsidRDefault="00AC35B1">
      <w:pPr>
        <w:spacing w:after="205" w:line="259" w:lineRule="auto"/>
        <w:ind w:left="-5" w:right="0"/>
        <w:jc w:val="left"/>
      </w:pPr>
      <w:r>
        <w:rPr>
          <w:sz w:val="16"/>
        </w:rPr>
        <w:t xml:space="preserve">George02. George, M., 2002. </w:t>
      </w:r>
      <w:r>
        <w:rPr>
          <w:i/>
          <w:sz w:val="16"/>
        </w:rPr>
        <w:t>Lean Six Sigma: Combining Six Sigma Quality with Lean Production Speed</w:t>
      </w:r>
      <w:r>
        <w:rPr>
          <w:sz w:val="16"/>
        </w:rPr>
        <w:t>, McGraw-Hill</w:t>
      </w:r>
    </w:p>
    <w:p w14:paraId="357EF001" w14:textId="77777777" w:rsidR="00C64647" w:rsidRDefault="00AC35B1">
      <w:pPr>
        <w:spacing w:after="204"/>
        <w:ind w:left="-5" w:right="0"/>
        <w:jc w:val="left"/>
      </w:pPr>
      <w:r>
        <w:rPr>
          <w:sz w:val="16"/>
        </w:rPr>
        <w:t xml:space="preserve">Hayashi08. Hayashi, N., 2008. “Top Engineer Explains How Toyota Develops People,” </w:t>
      </w:r>
      <w:r>
        <w:rPr>
          <w:i/>
          <w:sz w:val="16"/>
        </w:rPr>
        <w:t>Nikkei Business Online</w:t>
      </w:r>
      <w:r>
        <w:rPr>
          <w:sz w:val="16"/>
        </w:rPr>
        <w:t>, Translated at http://www.gembapantarei.com/2008/08/ toyotas_top_engineer_on_how_to_develop_thinking_pe.html</w:t>
      </w:r>
    </w:p>
    <w:p w14:paraId="61CA3166" w14:textId="77777777" w:rsidR="00C64647" w:rsidRDefault="00AC35B1">
      <w:pPr>
        <w:spacing w:after="205" w:line="259" w:lineRule="auto"/>
        <w:ind w:left="-5" w:right="0"/>
        <w:jc w:val="left"/>
      </w:pPr>
      <w:r>
        <w:rPr>
          <w:sz w:val="16"/>
        </w:rPr>
        <w:t xml:space="preserve">Hino06. Hino, S., 2006. </w:t>
      </w:r>
      <w:r>
        <w:rPr>
          <w:i/>
          <w:sz w:val="16"/>
        </w:rPr>
        <w:t>Inside the Mind of Toyota: Management Principles for Enduring Growth</w:t>
      </w:r>
      <w:r>
        <w:rPr>
          <w:sz w:val="16"/>
        </w:rPr>
        <w:t>, Productivity Press</w:t>
      </w:r>
    </w:p>
    <w:p w14:paraId="24D60A7F" w14:textId="77777777" w:rsidR="00C64647" w:rsidRDefault="00AC35B1">
      <w:pPr>
        <w:spacing w:after="205" w:line="259" w:lineRule="auto"/>
        <w:ind w:left="-5" w:right="0"/>
        <w:jc w:val="left"/>
      </w:pPr>
      <w:r>
        <w:rPr>
          <w:sz w:val="16"/>
        </w:rPr>
        <w:t xml:space="preserve">Imai86. Imai, M., 1986. </w:t>
      </w:r>
      <w:r>
        <w:rPr>
          <w:i/>
          <w:sz w:val="16"/>
        </w:rPr>
        <w:t>Kaizen: The Key To Japan’s Competitive Success</w:t>
      </w:r>
      <w:r>
        <w:rPr>
          <w:sz w:val="16"/>
        </w:rPr>
        <w:t>, McGraw-Hill</w:t>
      </w:r>
    </w:p>
    <w:p w14:paraId="425D67F4" w14:textId="77777777" w:rsidR="00C64647" w:rsidRDefault="00AC35B1">
      <w:pPr>
        <w:spacing w:after="204"/>
        <w:ind w:left="-5" w:right="0"/>
        <w:jc w:val="left"/>
      </w:pPr>
      <w:r>
        <w:rPr>
          <w:sz w:val="16"/>
        </w:rPr>
        <w:t xml:space="preserve">Ishikawa85. Ishikawa, K., 1985. </w:t>
      </w:r>
      <w:r>
        <w:rPr>
          <w:i/>
          <w:sz w:val="16"/>
        </w:rPr>
        <w:t>What Is Total Quality Control? The Japanese Way</w:t>
      </w:r>
      <w:r>
        <w:rPr>
          <w:sz w:val="16"/>
        </w:rPr>
        <w:t>, Prentice Hall</w:t>
      </w:r>
    </w:p>
    <w:p w14:paraId="1469CFDD" w14:textId="77777777" w:rsidR="00C64647" w:rsidRDefault="00AC35B1">
      <w:pPr>
        <w:spacing w:after="204"/>
        <w:ind w:left="-5" w:right="0"/>
        <w:jc w:val="left"/>
      </w:pPr>
      <w:r>
        <w:rPr>
          <w:sz w:val="16"/>
        </w:rPr>
        <w:t xml:space="preserve">Ishikawa86. Ishikawa, K., 1986. </w:t>
      </w:r>
      <w:r>
        <w:rPr>
          <w:i/>
          <w:sz w:val="16"/>
        </w:rPr>
        <w:t>Guide to Quality Control</w:t>
      </w:r>
      <w:r>
        <w:rPr>
          <w:sz w:val="16"/>
        </w:rPr>
        <w:t>, Asian Productivity Organization</w:t>
      </w:r>
    </w:p>
    <w:p w14:paraId="3A580B0E" w14:textId="77777777" w:rsidR="00C64647" w:rsidRDefault="00AC35B1">
      <w:pPr>
        <w:spacing w:after="204"/>
        <w:ind w:left="-5" w:right="0"/>
        <w:jc w:val="left"/>
      </w:pPr>
      <w:r>
        <w:rPr>
          <w:sz w:val="16"/>
        </w:rPr>
        <w:t xml:space="preserve">Kato06. Kato, I., 2006. </w:t>
      </w:r>
      <w:r>
        <w:rPr>
          <w:i/>
          <w:sz w:val="16"/>
        </w:rPr>
        <w:t>Summary Notes from Art Smalley Interview with Mr. Isao Kato</w:t>
      </w:r>
      <w:r>
        <w:rPr>
          <w:sz w:val="16"/>
        </w:rPr>
        <w:t>, at http://artoflean.com/documents/pdfs/Mr_Kato_Interview_on_TWI_and_TPS.pdf</w:t>
      </w:r>
    </w:p>
    <w:p w14:paraId="5EACF3A6" w14:textId="77777777" w:rsidR="00C64647" w:rsidRDefault="00AC35B1">
      <w:pPr>
        <w:spacing w:after="205" w:line="259" w:lineRule="auto"/>
        <w:ind w:left="-5" w:right="0"/>
        <w:jc w:val="left"/>
      </w:pPr>
      <w:r>
        <w:rPr>
          <w:sz w:val="16"/>
        </w:rPr>
        <w:t xml:space="preserve">LH08. Liker, J., Hoseus, M., 2008. </w:t>
      </w:r>
      <w:r>
        <w:rPr>
          <w:i/>
          <w:sz w:val="16"/>
        </w:rPr>
        <w:t>Toyota Culture: The Heart and Soul of the Toyota Way</w:t>
      </w:r>
      <w:r>
        <w:rPr>
          <w:sz w:val="16"/>
        </w:rPr>
        <w:t>, McGraw-Hill</w:t>
      </w:r>
    </w:p>
    <w:p w14:paraId="2C0BFFCC" w14:textId="77777777" w:rsidR="00C64647" w:rsidRDefault="00AC35B1">
      <w:pPr>
        <w:spacing w:after="204"/>
        <w:ind w:left="-5" w:right="0"/>
        <w:jc w:val="left"/>
      </w:pPr>
      <w:r>
        <w:rPr>
          <w:sz w:val="16"/>
        </w:rPr>
        <w:t xml:space="preserve">Liker04. Liker, J., 2004. </w:t>
      </w:r>
      <w:r>
        <w:rPr>
          <w:i/>
          <w:sz w:val="16"/>
        </w:rPr>
        <w:t>The Toyota Way</w:t>
      </w:r>
      <w:r>
        <w:rPr>
          <w:sz w:val="16"/>
        </w:rPr>
        <w:t>, McGraw-Hill</w:t>
      </w:r>
    </w:p>
    <w:p w14:paraId="6360FC70" w14:textId="77777777" w:rsidR="00C64647" w:rsidRDefault="00AC35B1">
      <w:pPr>
        <w:spacing w:after="204"/>
        <w:ind w:left="-5" w:right="0"/>
        <w:jc w:val="left"/>
      </w:pPr>
      <w:r>
        <w:rPr>
          <w:sz w:val="16"/>
        </w:rPr>
        <w:t xml:space="preserve">LM06a. Liker, J., Meier, D., 2006. </w:t>
      </w:r>
      <w:r>
        <w:rPr>
          <w:i/>
          <w:sz w:val="16"/>
        </w:rPr>
        <w:t>The Toyota Way Fieldbook</w:t>
      </w:r>
      <w:r>
        <w:rPr>
          <w:sz w:val="16"/>
        </w:rPr>
        <w:t>, McGraw-Hill</w:t>
      </w:r>
    </w:p>
    <w:p w14:paraId="1AC151E5" w14:textId="77777777" w:rsidR="00C64647" w:rsidRDefault="00AC35B1">
      <w:pPr>
        <w:spacing w:after="204"/>
        <w:ind w:left="-5" w:right="0"/>
        <w:jc w:val="left"/>
      </w:pPr>
      <w:r>
        <w:rPr>
          <w:sz w:val="16"/>
        </w:rPr>
        <w:t xml:space="preserve">LM06b. Liker, J., Morgan J., 2006. </w:t>
      </w:r>
      <w:r>
        <w:rPr>
          <w:i/>
          <w:sz w:val="16"/>
        </w:rPr>
        <w:t>The Toyota Product Development System</w:t>
      </w:r>
      <w:r>
        <w:rPr>
          <w:sz w:val="16"/>
        </w:rPr>
        <w:t>, Productivity Press</w:t>
      </w:r>
    </w:p>
    <w:p w14:paraId="056F85AD" w14:textId="77777777" w:rsidR="00C64647" w:rsidRDefault="00AC35B1">
      <w:pPr>
        <w:spacing w:after="204"/>
        <w:ind w:left="-5" w:right="0"/>
        <w:jc w:val="left"/>
      </w:pPr>
      <w:r>
        <w:rPr>
          <w:sz w:val="16"/>
        </w:rPr>
        <w:t xml:space="preserve">LM07. Liker, J., Meier, D., 2007. </w:t>
      </w:r>
      <w:r>
        <w:rPr>
          <w:i/>
          <w:sz w:val="16"/>
        </w:rPr>
        <w:t>Toyota Talent</w:t>
      </w:r>
      <w:r>
        <w:rPr>
          <w:sz w:val="16"/>
        </w:rPr>
        <w:t>, McGraw Hill</w:t>
      </w:r>
    </w:p>
    <w:p w14:paraId="2267FC44" w14:textId="77777777" w:rsidR="00C64647" w:rsidRDefault="00AC35B1">
      <w:pPr>
        <w:spacing w:after="204"/>
        <w:ind w:left="-5" w:right="0"/>
        <w:jc w:val="left"/>
      </w:pPr>
      <w:r>
        <w:rPr>
          <w:sz w:val="16"/>
        </w:rPr>
        <w:t xml:space="preserve">McGrath96. McGrath, M., 1996. </w:t>
      </w:r>
      <w:r>
        <w:rPr>
          <w:i/>
          <w:sz w:val="16"/>
        </w:rPr>
        <w:t>Setting the PACE in Product Development</w:t>
      </w:r>
      <w:r>
        <w:rPr>
          <w:sz w:val="16"/>
        </w:rPr>
        <w:t>, Butterworth-Heinemann</w:t>
      </w:r>
    </w:p>
    <w:p w14:paraId="0A457BF2" w14:textId="77777777" w:rsidR="00C64647" w:rsidRDefault="00AC35B1">
      <w:pPr>
        <w:spacing w:after="1" w:line="259" w:lineRule="auto"/>
        <w:ind w:left="-5" w:right="0"/>
        <w:jc w:val="left"/>
      </w:pPr>
      <w:r>
        <w:rPr>
          <w:sz w:val="16"/>
        </w:rPr>
        <w:t xml:space="preserve">McGrath04. McGrath, M., 2004. </w:t>
      </w:r>
      <w:r>
        <w:rPr>
          <w:i/>
          <w:sz w:val="16"/>
        </w:rPr>
        <w:t xml:space="preserve">Next Generation Product Development: How to Increase Productivity, Cut </w:t>
      </w:r>
    </w:p>
    <w:p w14:paraId="26B0B215" w14:textId="77777777" w:rsidR="00C64647" w:rsidRDefault="00AC35B1">
      <w:pPr>
        <w:spacing w:after="205" w:line="259" w:lineRule="auto"/>
        <w:ind w:left="-5" w:right="0"/>
        <w:jc w:val="left"/>
      </w:pPr>
      <w:r>
        <w:rPr>
          <w:i/>
          <w:sz w:val="16"/>
        </w:rPr>
        <w:t>Costs, and Reduce Cycle Times</w:t>
      </w:r>
      <w:r>
        <w:rPr>
          <w:sz w:val="16"/>
        </w:rPr>
        <w:t>, McGraw-Hill</w:t>
      </w:r>
    </w:p>
    <w:p w14:paraId="63AC87D3" w14:textId="77777777" w:rsidR="00C64647" w:rsidRDefault="00AC35B1">
      <w:pPr>
        <w:spacing w:after="204"/>
        <w:ind w:left="-5" w:right="0"/>
        <w:jc w:val="left"/>
      </w:pPr>
      <w:r>
        <w:rPr>
          <w:sz w:val="16"/>
        </w:rPr>
        <w:t xml:space="preserve">NT86. Nonaka, I., Takeuchi, H., 1986. “The New New Product Development Game,” </w:t>
      </w:r>
      <w:r>
        <w:rPr>
          <w:i/>
          <w:sz w:val="16"/>
        </w:rPr>
        <w:t>Harvard Business Review</w:t>
      </w:r>
      <w:r>
        <w:rPr>
          <w:sz w:val="16"/>
        </w:rPr>
        <w:t>, Jan 1986, also in [CW95]</w:t>
      </w:r>
    </w:p>
    <w:p w14:paraId="6CE38C55" w14:textId="77777777" w:rsidR="00C64647" w:rsidRDefault="00AC35B1">
      <w:pPr>
        <w:spacing w:after="204"/>
        <w:ind w:left="-5" w:right="0"/>
        <w:jc w:val="left"/>
      </w:pPr>
      <w:r>
        <w:rPr>
          <w:sz w:val="16"/>
        </w:rPr>
        <w:t xml:space="preserve">NT95. Nonaka, I., Takeuchi, H., 1995. </w:t>
      </w:r>
      <w:r>
        <w:rPr>
          <w:i/>
          <w:sz w:val="16"/>
        </w:rPr>
        <w:t>The Knowledge-Creating Company</w:t>
      </w:r>
      <w:r>
        <w:rPr>
          <w:sz w:val="16"/>
        </w:rPr>
        <w:t>, Oxford University Press</w:t>
      </w:r>
    </w:p>
    <w:p w14:paraId="708B7B2F" w14:textId="77777777" w:rsidR="00C64647" w:rsidRDefault="00AC35B1">
      <w:pPr>
        <w:spacing w:after="0"/>
        <w:ind w:left="-5" w:right="0"/>
        <w:jc w:val="left"/>
      </w:pPr>
      <w:r>
        <w:rPr>
          <w:sz w:val="16"/>
        </w:rPr>
        <w:t xml:space="preserve">NTI84. Nonaka, I., Takeuchi, H., Imai, H., 1984. “Managing the New Product Development Process: How </w:t>
      </w:r>
    </w:p>
    <w:p w14:paraId="32019FE7" w14:textId="77777777" w:rsidR="00C64647" w:rsidRDefault="00AC35B1">
      <w:pPr>
        <w:spacing w:after="204"/>
        <w:ind w:left="-5" w:right="0"/>
        <w:jc w:val="left"/>
      </w:pPr>
      <w:r>
        <w:rPr>
          <w:sz w:val="16"/>
        </w:rPr>
        <w:t xml:space="preserve">Japanese Companies Learn and Unlearn,” </w:t>
      </w:r>
      <w:r>
        <w:rPr>
          <w:i/>
          <w:sz w:val="16"/>
        </w:rPr>
        <w:t>Harvard Business School 75th Anniversary Colloquium</w:t>
      </w:r>
      <w:r>
        <w:rPr>
          <w:sz w:val="16"/>
        </w:rPr>
        <w:t>, also in [HLC85]</w:t>
      </w:r>
    </w:p>
    <w:p w14:paraId="03603511" w14:textId="77777777" w:rsidR="00C64647" w:rsidRDefault="00AC35B1">
      <w:pPr>
        <w:spacing w:after="204"/>
        <w:ind w:left="-5" w:right="0"/>
        <w:jc w:val="left"/>
      </w:pPr>
      <w:r>
        <w:rPr>
          <w:sz w:val="16"/>
        </w:rPr>
        <w:t xml:space="preserve">Ohno07. Ohno, T., 2007, </w:t>
      </w:r>
      <w:r>
        <w:rPr>
          <w:i/>
          <w:sz w:val="16"/>
        </w:rPr>
        <w:t>Workplace Management</w:t>
      </w:r>
      <w:r>
        <w:rPr>
          <w:sz w:val="16"/>
        </w:rPr>
        <w:t>, Gemba Press</w:t>
      </w:r>
    </w:p>
    <w:p w14:paraId="1CE07FFB" w14:textId="77777777" w:rsidR="00C64647" w:rsidRDefault="00AC35B1">
      <w:pPr>
        <w:spacing w:after="205" w:line="259" w:lineRule="auto"/>
        <w:ind w:left="-5" w:right="0"/>
        <w:jc w:val="left"/>
      </w:pPr>
      <w:r>
        <w:rPr>
          <w:sz w:val="16"/>
        </w:rPr>
        <w:t xml:space="preserve">Ohno88. Ohno, T., 1988. </w:t>
      </w:r>
      <w:r>
        <w:rPr>
          <w:i/>
          <w:sz w:val="16"/>
        </w:rPr>
        <w:t>The Toyota Production System: Beyond Large-scale Production</w:t>
      </w:r>
      <w:r>
        <w:rPr>
          <w:sz w:val="16"/>
        </w:rPr>
        <w:t>, Productivity Press</w:t>
      </w:r>
    </w:p>
    <w:p w14:paraId="6B9A7980" w14:textId="77777777" w:rsidR="00C64647" w:rsidRDefault="00AC35B1">
      <w:pPr>
        <w:spacing w:after="205" w:line="259" w:lineRule="auto"/>
        <w:ind w:left="-5" w:right="0"/>
        <w:jc w:val="left"/>
      </w:pPr>
      <w:r>
        <w:rPr>
          <w:sz w:val="16"/>
        </w:rPr>
        <w:t xml:space="preserve">OST08. Osono, E., Shimizu, N., Takeuchi, H., 2008. </w:t>
      </w:r>
      <w:r>
        <w:rPr>
          <w:i/>
          <w:sz w:val="16"/>
        </w:rPr>
        <w:t>Extreme Toyota: Radical Contradictions That Drive Success at the World's Best Manufacturer</w:t>
      </w:r>
      <w:r>
        <w:rPr>
          <w:sz w:val="16"/>
        </w:rPr>
        <w:t>, Wiley</w:t>
      </w:r>
    </w:p>
    <w:p w14:paraId="203421FB" w14:textId="77777777" w:rsidR="00C64647" w:rsidRDefault="00AC35B1">
      <w:pPr>
        <w:spacing w:after="204"/>
        <w:ind w:left="-5" w:right="0"/>
        <w:jc w:val="left"/>
      </w:pPr>
      <w:r>
        <w:rPr>
          <w:sz w:val="16"/>
        </w:rPr>
        <w:t xml:space="preserve">Parkinson57. Parkinson, C., 1957. </w:t>
      </w:r>
      <w:r>
        <w:rPr>
          <w:i/>
          <w:sz w:val="16"/>
        </w:rPr>
        <w:t>Parkinson’s Law,</w:t>
      </w:r>
      <w:r>
        <w:rPr>
          <w:sz w:val="16"/>
        </w:rPr>
        <w:t xml:space="preserve"> Buccaneer Books</w:t>
      </w:r>
    </w:p>
    <w:p w14:paraId="0B08650A" w14:textId="77777777" w:rsidR="00C64647" w:rsidRDefault="00AC35B1">
      <w:pPr>
        <w:spacing w:after="205" w:line="259" w:lineRule="auto"/>
        <w:ind w:left="-5" w:right="0"/>
        <w:jc w:val="left"/>
      </w:pPr>
      <w:r>
        <w:rPr>
          <w:sz w:val="16"/>
        </w:rPr>
        <w:t xml:space="preserve">Poppendieck, M., Poppendieck, T., 2006. </w:t>
      </w:r>
      <w:r>
        <w:rPr>
          <w:i/>
          <w:sz w:val="16"/>
        </w:rPr>
        <w:t>Implementing Lean Software Development</w:t>
      </w:r>
      <w:r>
        <w:rPr>
          <w:sz w:val="16"/>
        </w:rPr>
        <w:t xml:space="preserve">: </w:t>
      </w:r>
      <w:r>
        <w:rPr>
          <w:i/>
          <w:sz w:val="16"/>
        </w:rPr>
        <w:t>From Concept to Cash</w:t>
      </w:r>
      <w:r>
        <w:rPr>
          <w:sz w:val="16"/>
        </w:rPr>
        <w:t>, Addison-Wesley</w:t>
      </w:r>
    </w:p>
    <w:p w14:paraId="5C18F5B7" w14:textId="77777777" w:rsidR="00C64647" w:rsidRDefault="00AC35B1">
      <w:pPr>
        <w:spacing w:after="204"/>
        <w:ind w:left="-5" w:right="0"/>
        <w:jc w:val="left"/>
      </w:pPr>
      <w:r>
        <w:rPr>
          <w:sz w:val="16"/>
        </w:rPr>
        <w:t xml:space="preserve">Reinertsen97. Reinertsen, D., 1997. </w:t>
      </w:r>
      <w:r>
        <w:rPr>
          <w:i/>
          <w:sz w:val="16"/>
        </w:rPr>
        <w:t>Managing the Design Factory</w:t>
      </w:r>
      <w:r>
        <w:rPr>
          <w:sz w:val="16"/>
        </w:rPr>
        <w:t>, Free Press</w:t>
      </w:r>
    </w:p>
    <w:p w14:paraId="44975974" w14:textId="77777777" w:rsidR="00C64647" w:rsidRDefault="00AC35B1">
      <w:pPr>
        <w:spacing w:after="204"/>
        <w:ind w:left="-5" w:right="0"/>
        <w:jc w:val="left"/>
      </w:pPr>
      <w:r>
        <w:rPr>
          <w:sz w:val="16"/>
        </w:rPr>
        <w:lastRenderedPageBreak/>
        <w:t xml:space="preserve">Reinertsen09. Reinertsen, D., 2009. </w:t>
      </w:r>
      <w:r>
        <w:rPr>
          <w:i/>
          <w:sz w:val="16"/>
        </w:rPr>
        <w:t>The Principles of Product Development Flow</w:t>
      </w:r>
      <w:r>
        <w:rPr>
          <w:sz w:val="16"/>
        </w:rPr>
        <w:t>, Celeritas Publishing</w:t>
      </w:r>
    </w:p>
    <w:p w14:paraId="7D4F8729" w14:textId="77777777" w:rsidR="00C64647" w:rsidRDefault="00AC35B1">
      <w:pPr>
        <w:spacing w:after="205" w:line="259" w:lineRule="auto"/>
        <w:ind w:left="-5" w:right="0"/>
        <w:jc w:val="left"/>
      </w:pPr>
      <w:r>
        <w:rPr>
          <w:sz w:val="16"/>
        </w:rPr>
        <w:t xml:space="preserve">RS99. Rother, M., Shook, J., 1999. </w:t>
      </w:r>
      <w:r>
        <w:rPr>
          <w:i/>
          <w:sz w:val="16"/>
        </w:rPr>
        <w:t>Learning to See: Value Stream Mapping to Add Value and Eliminate Muda</w:t>
      </w:r>
      <w:r>
        <w:rPr>
          <w:sz w:val="16"/>
        </w:rPr>
        <w:t>, Lean Enterprise Institute</w:t>
      </w:r>
    </w:p>
    <w:p w14:paraId="6F012FCB" w14:textId="77777777" w:rsidR="00C64647" w:rsidRDefault="00AC35B1">
      <w:pPr>
        <w:spacing w:after="204"/>
        <w:ind w:left="-5" w:right="0"/>
        <w:jc w:val="left"/>
      </w:pPr>
      <w:r>
        <w:rPr>
          <w:sz w:val="16"/>
        </w:rPr>
        <w:t xml:space="preserve">SF09. (editors) Shimokawa, K., Fujimoto, T., 2009. </w:t>
      </w:r>
      <w:r>
        <w:rPr>
          <w:i/>
          <w:sz w:val="16"/>
        </w:rPr>
        <w:t>The Birth of Lean</w:t>
      </w:r>
      <w:r>
        <w:rPr>
          <w:sz w:val="16"/>
        </w:rPr>
        <w:t>, The Lean Enterprise Institute</w:t>
      </w:r>
    </w:p>
    <w:p w14:paraId="1B938159" w14:textId="77777777" w:rsidR="00C64647" w:rsidRDefault="00AC35B1">
      <w:pPr>
        <w:spacing w:after="205" w:line="259" w:lineRule="auto"/>
        <w:ind w:left="-5" w:right="0"/>
        <w:jc w:val="left"/>
      </w:pPr>
      <w:r>
        <w:rPr>
          <w:sz w:val="16"/>
        </w:rPr>
        <w:t xml:space="preserve">Smith, P., 2007. </w:t>
      </w:r>
      <w:r>
        <w:rPr>
          <w:i/>
          <w:sz w:val="16"/>
        </w:rPr>
        <w:t>Flexible Product Development: Building Agility for Changing Markets</w:t>
      </w:r>
      <w:r>
        <w:rPr>
          <w:sz w:val="16"/>
        </w:rPr>
        <w:t>, Jossey-Bass</w:t>
      </w:r>
    </w:p>
    <w:p w14:paraId="04D5FDE4" w14:textId="77777777" w:rsidR="00C64647" w:rsidRDefault="00AC35B1">
      <w:pPr>
        <w:spacing w:after="205" w:line="259" w:lineRule="auto"/>
        <w:ind w:left="-5" w:right="0"/>
        <w:jc w:val="left"/>
      </w:pPr>
      <w:r>
        <w:rPr>
          <w:sz w:val="16"/>
        </w:rPr>
        <w:t xml:space="preserve">SR98. Smith, P., Reinertsen, D., 1998. </w:t>
      </w:r>
      <w:r>
        <w:rPr>
          <w:i/>
          <w:sz w:val="16"/>
        </w:rPr>
        <w:t>Developing Products in Half the Time: New Rules, New Tools</w:t>
      </w:r>
      <w:r>
        <w:rPr>
          <w:sz w:val="16"/>
        </w:rPr>
        <w:t>, Wiley</w:t>
      </w:r>
    </w:p>
    <w:p w14:paraId="2079BD0A" w14:textId="77777777" w:rsidR="00C64647" w:rsidRDefault="00AC35B1">
      <w:pPr>
        <w:spacing w:after="204"/>
        <w:ind w:left="-5" w:right="0"/>
        <w:jc w:val="left"/>
      </w:pPr>
      <w:r>
        <w:rPr>
          <w:sz w:val="16"/>
        </w:rPr>
        <w:t xml:space="preserve">Toyota01. Toyota, 2001. </w:t>
      </w:r>
      <w:r>
        <w:rPr>
          <w:i/>
          <w:sz w:val="16"/>
        </w:rPr>
        <w:t>Toyota Way 2001</w:t>
      </w:r>
      <w:r>
        <w:rPr>
          <w:sz w:val="16"/>
        </w:rPr>
        <w:t>, Toyota Motor Company</w:t>
      </w:r>
    </w:p>
    <w:p w14:paraId="7955FEB9" w14:textId="77777777" w:rsidR="00C64647" w:rsidRDefault="00AC35B1">
      <w:pPr>
        <w:spacing w:after="204"/>
        <w:ind w:left="-5" w:right="0"/>
        <w:jc w:val="left"/>
      </w:pPr>
      <w:r>
        <w:rPr>
          <w:sz w:val="16"/>
        </w:rPr>
        <w:t>Toyota08 . Toyota, 2008. http://www.toyota.co.jp/en/vision/message/ Accessed on 21 Sep 2008</w:t>
      </w:r>
    </w:p>
    <w:p w14:paraId="7319F418" w14:textId="77777777" w:rsidR="00C64647" w:rsidRDefault="00AC35B1">
      <w:pPr>
        <w:spacing w:after="204"/>
        <w:ind w:left="-5" w:right="0"/>
        <w:jc w:val="left"/>
      </w:pPr>
      <w:r>
        <w:rPr>
          <w:sz w:val="16"/>
        </w:rPr>
        <w:t xml:space="preserve">Ward06. Ward, A., 2006. </w:t>
      </w:r>
      <w:r>
        <w:rPr>
          <w:i/>
          <w:sz w:val="16"/>
        </w:rPr>
        <w:t>Lean Product and Process Development</w:t>
      </w:r>
      <w:r>
        <w:rPr>
          <w:sz w:val="16"/>
        </w:rPr>
        <w:t>, Lean Enterprise Institute</w:t>
      </w:r>
    </w:p>
    <w:p w14:paraId="45B62458" w14:textId="77777777" w:rsidR="00C64647" w:rsidRDefault="00AC35B1">
      <w:pPr>
        <w:spacing w:after="204"/>
        <w:ind w:left="-5" w:right="0"/>
        <w:jc w:val="left"/>
      </w:pPr>
      <w:r>
        <w:rPr>
          <w:sz w:val="16"/>
        </w:rPr>
        <w:t xml:space="preserve">WJR90. Womack, J., Jones, D. T., Roos, D., 1990. </w:t>
      </w:r>
      <w:r>
        <w:rPr>
          <w:i/>
          <w:sz w:val="16"/>
        </w:rPr>
        <w:t>The Machine That Changed the World</w:t>
      </w:r>
      <w:r>
        <w:rPr>
          <w:sz w:val="16"/>
        </w:rPr>
        <w:t>, Harper Perennial</w:t>
      </w:r>
    </w:p>
    <w:p w14:paraId="779D25E6" w14:textId="77777777" w:rsidR="00C64647" w:rsidRDefault="00AC35B1">
      <w:pPr>
        <w:spacing w:after="204"/>
        <w:ind w:left="-5" w:right="0"/>
        <w:jc w:val="left"/>
      </w:pPr>
      <w:r>
        <w:rPr>
          <w:sz w:val="16"/>
        </w:rPr>
        <w:t xml:space="preserve">WJ96. Womack, J., Jones, D. T., 1996. </w:t>
      </w:r>
      <w:r>
        <w:rPr>
          <w:i/>
          <w:sz w:val="16"/>
        </w:rPr>
        <w:t>Lean Thinking</w:t>
      </w:r>
      <w:r>
        <w:rPr>
          <w:sz w:val="16"/>
        </w:rPr>
        <w:t>, Free Press</w:t>
      </w:r>
    </w:p>
    <w:p w14:paraId="1064F9D7" w14:textId="440C4A48" w:rsidR="00E02351" w:rsidRDefault="00E02351">
      <w:pPr>
        <w:spacing w:after="0" w:line="259" w:lineRule="auto"/>
        <w:ind w:left="0" w:right="0" w:firstLine="0"/>
        <w:jc w:val="left"/>
        <w:rPr>
          <w:ins w:id="157" w:author="Пользователь" w:date="2020-09-27T15:18:00Z"/>
          <w:lang w:val="ru-RU"/>
        </w:rPr>
      </w:pPr>
    </w:p>
    <w:p w14:paraId="268A85B3" w14:textId="2B37D9D4" w:rsidR="00CD0A90" w:rsidRDefault="00CD0A90">
      <w:pPr>
        <w:spacing w:after="0" w:line="259" w:lineRule="auto"/>
        <w:ind w:left="0" w:right="0" w:firstLine="0"/>
        <w:jc w:val="left"/>
        <w:rPr>
          <w:ins w:id="158" w:author="Пользователь" w:date="2020-09-27T15:18:00Z"/>
          <w:lang w:val="ru-RU"/>
        </w:rPr>
      </w:pPr>
    </w:p>
    <w:p w14:paraId="18AC5D87" w14:textId="278CD0C5" w:rsidR="00CD0A90" w:rsidRDefault="00CD0A90">
      <w:pPr>
        <w:spacing w:after="0" w:line="259" w:lineRule="auto"/>
        <w:ind w:left="0" w:right="0" w:firstLine="0"/>
        <w:jc w:val="left"/>
        <w:rPr>
          <w:ins w:id="159" w:author="Пользователь" w:date="2020-09-27T15:18:00Z"/>
          <w:lang w:val="ru-RU"/>
        </w:rPr>
      </w:pPr>
    </w:p>
    <w:p w14:paraId="6031EF67" w14:textId="76BA3A73" w:rsidR="00CD0A90" w:rsidRDefault="00CD0A90">
      <w:pPr>
        <w:spacing w:after="0" w:line="259" w:lineRule="auto"/>
        <w:ind w:left="0" w:right="0" w:firstLine="0"/>
        <w:jc w:val="left"/>
        <w:rPr>
          <w:ins w:id="160" w:author="Пользователь" w:date="2020-09-27T15:18:00Z"/>
          <w:lang w:val="ru-RU"/>
        </w:rPr>
      </w:pPr>
    </w:p>
    <w:p w14:paraId="61614D87" w14:textId="6CE828B4" w:rsidR="00CD0A90" w:rsidRDefault="00CD0A90">
      <w:pPr>
        <w:spacing w:after="0" w:line="259" w:lineRule="auto"/>
        <w:ind w:left="0" w:right="0" w:firstLine="0"/>
        <w:jc w:val="left"/>
        <w:rPr>
          <w:ins w:id="161" w:author="Пользователь" w:date="2020-09-27T15:18:00Z"/>
          <w:lang w:val="ru-RU"/>
        </w:rPr>
      </w:pPr>
    </w:p>
    <w:p w14:paraId="216E7A7A" w14:textId="265D622E" w:rsidR="00CD0A90" w:rsidRDefault="00CD0A90">
      <w:pPr>
        <w:spacing w:after="0" w:line="259" w:lineRule="auto"/>
        <w:ind w:left="0" w:right="0" w:firstLine="0"/>
        <w:jc w:val="left"/>
        <w:rPr>
          <w:ins w:id="162" w:author="Пользователь" w:date="2020-09-27T15:18:00Z"/>
          <w:lang w:val="ru-RU"/>
        </w:rPr>
      </w:pPr>
    </w:p>
    <w:p w14:paraId="678C399A" w14:textId="098AC04F" w:rsidR="00CD0A90" w:rsidRDefault="00CD0A90">
      <w:pPr>
        <w:spacing w:after="0" w:line="259" w:lineRule="auto"/>
        <w:ind w:left="0" w:right="0" w:firstLine="0"/>
        <w:jc w:val="left"/>
        <w:rPr>
          <w:ins w:id="163" w:author="Пользователь" w:date="2020-09-27T15:18:00Z"/>
          <w:lang w:val="ru-RU"/>
        </w:rPr>
      </w:pPr>
    </w:p>
    <w:p w14:paraId="2B0057BD" w14:textId="4732BA9D" w:rsidR="00CD0A90" w:rsidRDefault="00CD0A90">
      <w:pPr>
        <w:spacing w:after="0" w:line="259" w:lineRule="auto"/>
        <w:ind w:left="0" w:right="0" w:firstLine="0"/>
        <w:jc w:val="left"/>
        <w:rPr>
          <w:ins w:id="164" w:author="Пользователь" w:date="2020-09-27T15:18:00Z"/>
          <w:lang w:val="ru-RU"/>
        </w:rPr>
      </w:pPr>
    </w:p>
    <w:p w14:paraId="002DE16C" w14:textId="7B2D8B2D" w:rsidR="00CD0A90" w:rsidRDefault="00CD0A90">
      <w:pPr>
        <w:spacing w:after="0" w:line="259" w:lineRule="auto"/>
        <w:ind w:left="0" w:right="0" w:firstLine="0"/>
        <w:jc w:val="left"/>
        <w:rPr>
          <w:ins w:id="165" w:author="Пользователь" w:date="2020-09-27T15:18:00Z"/>
          <w:lang w:val="ru-RU"/>
        </w:rPr>
      </w:pPr>
    </w:p>
    <w:p w14:paraId="1D413E3A" w14:textId="6AFD091D" w:rsidR="00CD0A90" w:rsidRDefault="00CD0A90">
      <w:pPr>
        <w:spacing w:after="0" w:line="259" w:lineRule="auto"/>
        <w:ind w:left="0" w:right="0" w:firstLine="0"/>
        <w:jc w:val="left"/>
        <w:rPr>
          <w:ins w:id="166" w:author="Пользователь" w:date="2020-09-27T15:18:00Z"/>
          <w:lang w:val="ru-RU"/>
        </w:rPr>
      </w:pPr>
    </w:p>
    <w:p w14:paraId="085399C5" w14:textId="0A3ED457" w:rsidR="00CD0A90" w:rsidRDefault="00CD0A90">
      <w:pPr>
        <w:spacing w:after="0" w:line="259" w:lineRule="auto"/>
        <w:ind w:left="0" w:right="0" w:firstLine="0"/>
        <w:jc w:val="left"/>
        <w:rPr>
          <w:ins w:id="167" w:author="Пользователь" w:date="2020-09-27T15:18:00Z"/>
          <w:lang w:val="ru-RU"/>
        </w:rPr>
      </w:pPr>
    </w:p>
    <w:p w14:paraId="2764C2CE" w14:textId="5F923153" w:rsidR="00CD0A90" w:rsidRDefault="00CD0A90">
      <w:pPr>
        <w:spacing w:after="0" w:line="259" w:lineRule="auto"/>
        <w:ind w:left="0" w:right="0" w:firstLine="0"/>
        <w:jc w:val="left"/>
        <w:rPr>
          <w:ins w:id="168" w:author="Пользователь" w:date="2020-09-27T15:18:00Z"/>
          <w:lang w:val="ru-RU"/>
        </w:rPr>
      </w:pPr>
    </w:p>
    <w:p w14:paraId="067B2ADA" w14:textId="3E279DAD" w:rsidR="00CD0A90" w:rsidRDefault="00CD0A90">
      <w:pPr>
        <w:spacing w:after="0" w:line="259" w:lineRule="auto"/>
        <w:ind w:left="0" w:right="0" w:firstLine="0"/>
        <w:jc w:val="left"/>
        <w:rPr>
          <w:ins w:id="169" w:author="Пользователь" w:date="2020-09-27T15:18:00Z"/>
          <w:lang w:val="ru-RU"/>
        </w:rPr>
      </w:pPr>
    </w:p>
    <w:p w14:paraId="10D8BD55" w14:textId="65E4244B" w:rsidR="00CD0A90" w:rsidRDefault="00CD0A90">
      <w:pPr>
        <w:spacing w:after="0" w:line="259" w:lineRule="auto"/>
        <w:ind w:left="0" w:right="0" w:firstLine="0"/>
        <w:jc w:val="left"/>
        <w:rPr>
          <w:ins w:id="170" w:author="Пользователь" w:date="2020-09-27T15:18:00Z"/>
          <w:lang w:val="ru-RU"/>
        </w:rPr>
      </w:pPr>
    </w:p>
    <w:p w14:paraId="7C5136D8" w14:textId="52B2085C" w:rsidR="00CD0A90" w:rsidRDefault="00CD0A90">
      <w:pPr>
        <w:spacing w:after="0" w:line="259" w:lineRule="auto"/>
        <w:ind w:left="0" w:right="0" w:firstLine="0"/>
        <w:jc w:val="left"/>
        <w:rPr>
          <w:ins w:id="171" w:author="Пользователь" w:date="2020-09-27T15:18:00Z"/>
          <w:lang w:val="ru-RU"/>
        </w:rPr>
      </w:pPr>
    </w:p>
    <w:p w14:paraId="12F7900F" w14:textId="3E5E52BC" w:rsidR="00CD0A90" w:rsidRDefault="00CD0A90">
      <w:pPr>
        <w:spacing w:after="0" w:line="259" w:lineRule="auto"/>
        <w:ind w:left="0" w:right="0" w:firstLine="0"/>
        <w:jc w:val="left"/>
        <w:rPr>
          <w:ins w:id="172" w:author="Пользователь" w:date="2020-09-27T15:18:00Z"/>
          <w:lang w:val="ru-RU"/>
        </w:rPr>
      </w:pPr>
    </w:p>
    <w:p w14:paraId="4398D47B" w14:textId="591C58E2" w:rsidR="00CD0A90" w:rsidRDefault="00CD0A90">
      <w:pPr>
        <w:spacing w:after="0" w:line="259" w:lineRule="auto"/>
        <w:ind w:left="0" w:right="0" w:firstLine="0"/>
        <w:jc w:val="left"/>
        <w:rPr>
          <w:ins w:id="173" w:author="Пользователь" w:date="2020-09-27T15:18:00Z"/>
          <w:lang w:val="ru-RU"/>
        </w:rPr>
      </w:pPr>
    </w:p>
    <w:p w14:paraId="2F8ACD04" w14:textId="7AE7D00A" w:rsidR="00CD0A90" w:rsidRDefault="00CD0A90">
      <w:pPr>
        <w:spacing w:after="0" w:line="259" w:lineRule="auto"/>
        <w:ind w:left="0" w:right="0" w:firstLine="0"/>
        <w:jc w:val="left"/>
        <w:rPr>
          <w:ins w:id="174" w:author="Пользователь" w:date="2020-09-27T15:18:00Z"/>
          <w:lang w:val="ru-RU"/>
        </w:rPr>
      </w:pPr>
    </w:p>
    <w:p w14:paraId="2A251BAD" w14:textId="6CA3820E" w:rsidR="00CD0A90" w:rsidRDefault="00CD0A90">
      <w:pPr>
        <w:spacing w:after="0" w:line="259" w:lineRule="auto"/>
        <w:ind w:left="0" w:right="0" w:firstLine="0"/>
        <w:jc w:val="left"/>
        <w:rPr>
          <w:ins w:id="175" w:author="Пользователь" w:date="2020-09-27T15:18:00Z"/>
          <w:lang w:val="ru-RU"/>
        </w:rPr>
      </w:pPr>
    </w:p>
    <w:p w14:paraId="57C1347E" w14:textId="2A07A4B6" w:rsidR="00CD0A90" w:rsidRDefault="00CD0A90">
      <w:pPr>
        <w:spacing w:after="0" w:line="259" w:lineRule="auto"/>
        <w:ind w:left="0" w:right="0" w:firstLine="0"/>
        <w:jc w:val="left"/>
        <w:rPr>
          <w:ins w:id="176" w:author="Пользователь" w:date="2020-09-27T15:18:00Z"/>
          <w:lang w:val="ru-RU"/>
        </w:rPr>
      </w:pPr>
    </w:p>
    <w:p w14:paraId="1A22E8E4" w14:textId="1D645E43" w:rsidR="00CD0A90" w:rsidRPr="00CD0A90" w:rsidRDefault="00CD0A90">
      <w:pPr>
        <w:spacing w:after="0" w:line="259" w:lineRule="auto"/>
        <w:ind w:left="0" w:right="0" w:firstLine="0"/>
        <w:jc w:val="left"/>
        <w:rPr>
          <w:lang w:val="ru-RU"/>
        </w:rPr>
      </w:pPr>
      <w:ins w:id="177" w:author="Пользователь" w:date="2020-09-27T15:18:00Z">
        <w:r w:rsidRPr="00CD0A90">
          <w:t xml:space="preserve">Перевод </w:t>
        </w:r>
        <w:r>
          <w:rPr>
            <w:lang w:val="ru-RU"/>
          </w:rPr>
          <w:t>на русский язык</w:t>
        </w:r>
        <w:r w:rsidRPr="00CD0A90">
          <w:t xml:space="preserve"> осуществлён </w:t>
        </w:r>
        <w:r>
          <w:fldChar w:fldCharType="begin"/>
        </w:r>
        <w:r>
          <w:instrText xml:space="preserve"> HYPERLINK "https://www.linkedin.com/in/romanlapaev" </w:instrText>
        </w:r>
        <w:r>
          <w:fldChar w:fldCharType="separate"/>
        </w:r>
        <w:r w:rsidRPr="00CD0A90">
          <w:rPr>
            <w:rStyle w:val="Hyperlink"/>
          </w:rPr>
          <w:t>Романом Лапаевым</w:t>
        </w:r>
        <w:r>
          <w:fldChar w:fldCharType="end"/>
        </w:r>
        <w:r>
          <w:rPr>
            <w:lang w:val="ru-RU"/>
          </w:rPr>
          <w:t xml:space="preserve"> и</w:t>
        </w:r>
        <w:r w:rsidRPr="00CD0A90">
          <w:t xml:space="preserve"> </w:t>
        </w:r>
      </w:ins>
      <w:ins w:id="178" w:author="Пользователь" w:date="2020-09-27T15:19:00Z">
        <w:r>
          <w:fldChar w:fldCharType="begin"/>
        </w:r>
        <w:r>
          <w:instrText xml:space="preserve"> HYPERLINK "https://www.facebook.com/artem.v.krotov" </w:instrText>
        </w:r>
        <w:r>
          <w:fldChar w:fldCharType="separate"/>
        </w:r>
        <w:r w:rsidRPr="00CD0A90">
          <w:rPr>
            <w:rStyle w:val="Hyperlink"/>
          </w:rPr>
          <w:t>Кротовым Артёмом</w:t>
        </w:r>
        <w:r>
          <w:fldChar w:fldCharType="end"/>
        </w:r>
        <w:r>
          <w:rPr>
            <w:lang w:val="ru-RU"/>
          </w:rPr>
          <w:t>.</w:t>
        </w:r>
      </w:ins>
    </w:p>
    <w:sectPr w:rsidR="00CD0A90" w:rsidRPr="00CD0A90" w:rsidSect="00BF0692">
      <w:headerReference w:type="even" r:id="rId58"/>
      <w:headerReference w:type="default" r:id="rId59"/>
      <w:footerReference w:type="even" r:id="rId60"/>
      <w:footerReference w:type="default" r:id="rId61"/>
      <w:headerReference w:type="first" r:id="rId62"/>
      <w:footerReference w:type="first" r:id="rId63"/>
      <w:pgSz w:w="12240" w:h="15840"/>
      <w:pgMar w:top="1418" w:right="1701" w:bottom="2552" w:left="1701" w:header="1134" w:footer="189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Krotov Aretm" w:date="2020-09-26T11:53:00Z" w:initials="KA">
    <w:p w14:paraId="3BEE5BAE" w14:textId="36D0BCC3" w:rsidR="006D0473" w:rsidRDefault="006D0473">
      <w:pPr>
        <w:pStyle w:val="CommentText"/>
      </w:pPr>
      <w:r>
        <w:rPr>
          <w:rStyle w:val="CommentReference"/>
        </w:rPr>
        <w:annotationRef/>
      </w:r>
      <w:r>
        <w:rPr>
          <w:i/>
          <w:sz w:val="16"/>
          <w:lang w:val="ru-RU"/>
        </w:rPr>
        <w:t>делитесь ссылкой на сайт</w:t>
      </w:r>
      <w:r>
        <w:rPr>
          <w:i/>
          <w:sz w:val="16"/>
        </w:rPr>
        <w:t xml:space="preserve"> (</w:t>
      </w:r>
      <w:r>
        <w:rPr>
          <w:i/>
          <w:sz w:val="16"/>
          <w:lang w:val="ru-RU"/>
        </w:rPr>
        <w:t>а не файл</w:t>
      </w:r>
      <w:r>
        <w:rPr>
          <w:i/>
          <w:sz w:val="16"/>
        </w:rPr>
        <w:t>)</w:t>
      </w:r>
      <w:r>
        <w:rPr>
          <w:i/>
          <w:sz w:val="16"/>
          <w:lang w:val="ru-RU"/>
        </w:rPr>
        <w:t>, чтобы</w:t>
      </w:r>
      <w:r w:rsidRPr="00651EEA">
        <w:rPr>
          <w:i/>
          <w:sz w:val="16"/>
          <w:lang w:val="ru-RU"/>
        </w:rPr>
        <w:t xml:space="preserve"> </w:t>
      </w:r>
      <w:r>
        <w:rPr>
          <w:i/>
          <w:sz w:val="16"/>
          <w:lang w:val="ru-RU"/>
        </w:rPr>
        <w:t>всегда иметь последнюю версию.</w:t>
      </w:r>
    </w:p>
  </w:comment>
  <w:comment w:id="7" w:author="Krotov Aretm" w:date="2020-09-26T11:53:00Z" w:initials="KA">
    <w:p w14:paraId="2775E3AD" w14:textId="40E2B14C" w:rsidR="006D0473" w:rsidRPr="00651EEA" w:rsidRDefault="006D0473" w:rsidP="00651EEA">
      <w:pPr>
        <w:pStyle w:val="CommentText"/>
        <w:rPr>
          <w:lang w:val="ru-RU"/>
        </w:rPr>
      </w:pPr>
      <w:r>
        <w:rPr>
          <w:rStyle w:val="CommentReference"/>
        </w:rPr>
        <w:annotationRef/>
      </w:r>
      <w:r>
        <w:rPr>
          <w:lang w:val="ru-RU"/>
        </w:rPr>
        <w:t>Крэг</w:t>
      </w:r>
    </w:p>
  </w:comment>
  <w:comment w:id="11" w:author="Krotov Aretm" w:date="2020-09-26T11:54:00Z" w:initials="KA">
    <w:p w14:paraId="2F51E609" w14:textId="5C5B6CE3" w:rsidR="006D0473" w:rsidRPr="00651EEA" w:rsidRDefault="006D0473">
      <w:pPr>
        <w:pStyle w:val="CommentText"/>
        <w:rPr>
          <w:lang w:val="ru-RU"/>
        </w:rPr>
      </w:pPr>
      <w:r>
        <w:rPr>
          <w:rStyle w:val="CommentReference"/>
        </w:rPr>
        <w:annotationRef/>
      </w:r>
      <w:r>
        <w:rPr>
          <w:lang w:val="ru-RU"/>
        </w:rPr>
        <w:t>Водди</w:t>
      </w:r>
    </w:p>
  </w:comment>
  <w:comment w:id="13" w:author="Krotov Aretm" w:date="2020-09-26T11:54:00Z" w:initials="KA">
    <w:p w14:paraId="4206629E" w14:textId="1B7A9431" w:rsidR="006D0473" w:rsidRPr="00651EEA" w:rsidRDefault="006D0473">
      <w:pPr>
        <w:pStyle w:val="CommentText"/>
        <w:rPr>
          <w:lang w:val="ru-RU"/>
        </w:rPr>
      </w:pPr>
      <w:r>
        <w:rPr>
          <w:rStyle w:val="CommentReference"/>
        </w:rPr>
        <w:annotationRef/>
      </w:r>
      <w:r>
        <w:rPr>
          <w:lang w:val="ru-RU"/>
        </w:rPr>
        <w:t>Я бы не стал переводить, мы везде оставляли оригинал</w:t>
      </w:r>
    </w:p>
  </w:comment>
  <w:comment w:id="14" w:author="Пользователь" w:date="2020-09-27T07:21:00Z" w:initials="П">
    <w:p w14:paraId="51743B57" w14:textId="3692E952" w:rsidR="00786403" w:rsidRPr="00786403" w:rsidRDefault="00786403">
      <w:pPr>
        <w:pStyle w:val="CommentText"/>
        <w:rPr>
          <w:lang w:val="ru-RU"/>
        </w:rPr>
      </w:pPr>
      <w:r>
        <w:rPr>
          <w:rStyle w:val="CommentReference"/>
        </w:rPr>
        <w:annotationRef/>
      </w:r>
      <w:r>
        <w:rPr>
          <w:lang w:val="ru-RU"/>
        </w:rPr>
        <w:t xml:space="preserve">Так в оригинале написано (там слова нет </w:t>
      </w:r>
      <w:proofErr w:type="spellStart"/>
      <w:r>
        <w:rPr>
          <w:lang w:val="en-US"/>
        </w:rPr>
        <w:t>LeSS</w:t>
      </w:r>
      <w:proofErr w:type="spellEnd"/>
      <w:r w:rsidRPr="00786403">
        <w:rPr>
          <w:lang w:val="ru-RU"/>
        </w:rPr>
        <w:t>)</w:t>
      </w:r>
    </w:p>
  </w:comment>
  <w:comment w:id="15" w:author="Krotov Aretm" w:date="2020-09-26T11:55:00Z" w:initials="KA">
    <w:p w14:paraId="41D0B509" w14:textId="08998FF2" w:rsidR="006D0473" w:rsidRPr="00651EEA" w:rsidRDefault="006D0473">
      <w:pPr>
        <w:pStyle w:val="CommentText"/>
        <w:rPr>
          <w:lang w:val="ru-RU"/>
        </w:rPr>
      </w:pPr>
      <w:r>
        <w:rPr>
          <w:rStyle w:val="CommentReference"/>
        </w:rPr>
        <w:annotationRef/>
      </w:r>
      <w:r>
        <w:rPr>
          <w:lang w:val="ru-RU"/>
        </w:rPr>
        <w:t>Для консультации или других вопросов – мне кажется так лучше</w:t>
      </w:r>
    </w:p>
  </w:comment>
  <w:comment w:id="19" w:author="Krotov Aretm" w:date="2020-09-26T11:57:00Z" w:initials="KA">
    <w:p w14:paraId="7D7206C0" w14:textId="0A4EA235" w:rsidR="006D0473" w:rsidRPr="00651EEA" w:rsidRDefault="006D0473">
      <w:pPr>
        <w:pStyle w:val="CommentText"/>
        <w:rPr>
          <w:lang w:val="ru-RU"/>
        </w:rPr>
      </w:pPr>
      <w:r>
        <w:rPr>
          <w:rStyle w:val="CommentReference"/>
        </w:rPr>
        <w:annotationRef/>
      </w:r>
      <w:r>
        <w:rPr>
          <w:lang w:val="ru-RU"/>
        </w:rPr>
        <w:t>Если речь про функцию, то наверно можно с маленьких букв</w:t>
      </w:r>
    </w:p>
  </w:comment>
  <w:comment w:id="25" w:author="Krotov Aretm" w:date="2020-09-26T12:02:00Z" w:initials="KA">
    <w:p w14:paraId="4303E425" w14:textId="73DC96B2" w:rsidR="006D0473" w:rsidRPr="0082662C" w:rsidRDefault="006D0473">
      <w:pPr>
        <w:pStyle w:val="CommentText"/>
        <w:rPr>
          <w:lang w:val="ru-RU"/>
        </w:rPr>
      </w:pPr>
      <w:r>
        <w:rPr>
          <w:rStyle w:val="CommentReference"/>
        </w:rPr>
        <w:annotationRef/>
      </w:r>
      <w:r>
        <w:rPr>
          <w:lang w:val="ru-RU"/>
        </w:rPr>
        <w:t>миллиардов</w:t>
      </w:r>
    </w:p>
  </w:comment>
  <w:comment w:id="28" w:author="Krotov Aretm" w:date="2020-09-26T12:03:00Z" w:initials="KA">
    <w:p w14:paraId="63CD1B84" w14:textId="2DA1A7B4" w:rsidR="006D0473" w:rsidRPr="0082662C" w:rsidRDefault="006D0473">
      <w:pPr>
        <w:pStyle w:val="CommentText"/>
        <w:rPr>
          <w:lang w:val="ru-RU"/>
        </w:rPr>
      </w:pPr>
      <w:r>
        <w:rPr>
          <w:rStyle w:val="CommentReference"/>
        </w:rPr>
        <w:annotationRef/>
      </w:r>
      <w:r>
        <w:rPr>
          <w:lang w:val="ru-RU"/>
        </w:rPr>
        <w:t>Также может не переводить название, если сама снига не переведена</w:t>
      </w:r>
    </w:p>
  </w:comment>
  <w:comment w:id="29" w:author="Пользователь" w:date="2020-09-27T07:26:00Z" w:initials="П">
    <w:p w14:paraId="6BE85010" w14:textId="0FAFD601" w:rsidR="00AA2361" w:rsidRPr="00AA2361" w:rsidRDefault="00AA2361">
      <w:pPr>
        <w:pStyle w:val="CommentText"/>
        <w:rPr>
          <w:lang w:val="ru-RU"/>
        </w:rPr>
      </w:pPr>
      <w:r>
        <w:rPr>
          <w:rStyle w:val="CommentReference"/>
        </w:rPr>
        <w:annotationRef/>
      </w:r>
      <w:r>
        <w:rPr>
          <w:lang w:val="ru-RU"/>
        </w:rPr>
        <w:t xml:space="preserve">А вроде бы есть что-то такое </w:t>
      </w:r>
      <w:r w:rsidRPr="00AA2361">
        <w:rPr>
          <w:lang w:val="ru-RU"/>
        </w:rPr>
        <w:t>https://www.ozon.ru/context/detail/id/5944802/</w:t>
      </w:r>
    </w:p>
  </w:comment>
  <w:comment w:id="31" w:author="Krotov Aretm" w:date="2020-09-26T12:10:00Z" w:initials="KA">
    <w:p w14:paraId="618E4B92" w14:textId="53D56436" w:rsidR="006D0473" w:rsidRPr="00BD595D" w:rsidRDefault="006D0473">
      <w:pPr>
        <w:pStyle w:val="CommentText"/>
        <w:rPr>
          <w:lang w:val="ru-RU"/>
        </w:rPr>
      </w:pPr>
      <w:r>
        <w:rPr>
          <w:rStyle w:val="CommentReference"/>
        </w:rPr>
        <w:annotationRef/>
      </w:r>
      <w:r>
        <w:rPr>
          <w:lang w:val="ru-RU"/>
        </w:rPr>
        <w:t xml:space="preserve">Мне кажется должна </w:t>
      </w:r>
      <w:proofErr w:type="gramStart"/>
      <w:r>
        <w:rPr>
          <w:lang w:val="ru-RU"/>
        </w:rPr>
        <w:t xml:space="preserve">быть </w:t>
      </w:r>
      <w:r w:rsidRPr="00BD595D">
        <w:rPr>
          <w:lang w:val="ru-RU"/>
        </w:rPr>
        <w:t>,</w:t>
      </w:r>
      <w:proofErr w:type="gramEnd"/>
    </w:p>
  </w:comment>
  <w:comment w:id="34" w:author="Krotov Aretm" w:date="2020-09-26T12:42:00Z" w:initials="KA">
    <w:p w14:paraId="3710B193" w14:textId="78F5A47B" w:rsidR="006D0473" w:rsidRPr="000B04BE" w:rsidRDefault="006D0473">
      <w:pPr>
        <w:pStyle w:val="CommentText"/>
        <w:rPr>
          <w:lang w:val="ru-RU"/>
        </w:rPr>
      </w:pPr>
      <w:r>
        <w:rPr>
          <w:rStyle w:val="CommentReference"/>
        </w:rPr>
        <w:annotationRef/>
      </w:r>
      <w:r>
        <w:rPr>
          <w:lang w:val="ru-RU"/>
        </w:rPr>
        <w:t>На</w:t>
      </w:r>
      <w:r w:rsidRPr="000B04BE">
        <w:rPr>
          <w:lang w:val="ru-RU"/>
        </w:rPr>
        <w:t xml:space="preserve"> </w:t>
      </w:r>
      <w:proofErr w:type="gramStart"/>
      <w:r>
        <w:rPr>
          <w:lang w:val="en-US"/>
        </w:rPr>
        <w:t>less</w:t>
      </w:r>
      <w:r w:rsidRPr="000B04BE">
        <w:rPr>
          <w:lang w:val="ru-RU"/>
        </w:rPr>
        <w:t>.</w:t>
      </w:r>
      <w:r>
        <w:rPr>
          <w:lang w:val="en-US"/>
        </w:rPr>
        <w:t>works</w:t>
      </w:r>
      <w:proofErr w:type="gramEnd"/>
      <w:r w:rsidRPr="000B04BE">
        <w:rPr>
          <w:lang w:val="ru-RU"/>
        </w:rPr>
        <w:t xml:space="preserve"> </w:t>
      </w:r>
      <w:r>
        <w:rPr>
          <w:lang w:val="ru-RU"/>
        </w:rPr>
        <w:t>обычно используем слово иллюстрация, звучат по-научному) Но не принциппиально</w:t>
      </w:r>
    </w:p>
  </w:comment>
  <w:comment w:id="35" w:author="Пользователь" w:date="2020-09-27T07:28:00Z" w:initials="П">
    <w:p w14:paraId="3C920C8E" w14:textId="6650B200" w:rsidR="003A145E" w:rsidRPr="003A145E" w:rsidRDefault="003A145E">
      <w:pPr>
        <w:pStyle w:val="CommentText"/>
        <w:rPr>
          <w:lang w:val="ru-RU"/>
        </w:rPr>
      </w:pPr>
      <w:r>
        <w:rPr>
          <w:rStyle w:val="CommentReference"/>
        </w:rPr>
        <w:annotationRef/>
      </w:r>
      <w:r>
        <w:rPr>
          <w:lang w:val="ru-RU"/>
        </w:rPr>
        <w:t xml:space="preserve">Так вроде </w:t>
      </w:r>
      <w:proofErr w:type="gramStart"/>
      <w:r>
        <w:rPr>
          <w:lang w:val="ru-RU"/>
        </w:rPr>
        <w:t>короче )</w:t>
      </w:r>
      <w:proofErr w:type="gramEnd"/>
      <w:r>
        <w:rPr>
          <w:lang w:val="ru-RU"/>
        </w:rPr>
        <w:t xml:space="preserve"> Предлагаю оставить</w:t>
      </w:r>
    </w:p>
  </w:comment>
  <w:comment w:id="38" w:author="Пользователь" w:date="2020-09-15T11:27:00Z" w:initials="П">
    <w:p w14:paraId="4000B14B" w14:textId="2E06A58A" w:rsidR="006D0473" w:rsidRPr="00C40412" w:rsidRDefault="006D0473">
      <w:pPr>
        <w:pStyle w:val="CommentText"/>
        <w:rPr>
          <w:lang w:val="ru-RU"/>
        </w:rPr>
      </w:pPr>
      <w:r>
        <w:rPr>
          <w:rStyle w:val="CommentReference"/>
        </w:rPr>
        <w:annotationRef/>
      </w:r>
      <w:r>
        <w:rPr>
          <w:lang w:val="ru-RU"/>
        </w:rPr>
        <w:t xml:space="preserve">Здесь намеренно оставил как в нашем переводе, это отличается от англ. варианта </w:t>
      </w:r>
      <w:r>
        <w:rPr>
          <w:lang w:val="en-US"/>
        </w:rPr>
        <w:t>leanprimer</w:t>
      </w:r>
    </w:p>
  </w:comment>
  <w:comment w:id="40" w:author="Krotov Aretm" w:date="2020-09-26T12:22:00Z" w:initials="KA">
    <w:p w14:paraId="59856157" w14:textId="46552C7A" w:rsidR="006D0473" w:rsidRPr="005D7D08" w:rsidRDefault="006D0473">
      <w:pPr>
        <w:pStyle w:val="CommentText"/>
        <w:rPr>
          <w:lang w:val="ru-RU"/>
        </w:rPr>
      </w:pPr>
      <w:r>
        <w:rPr>
          <w:rStyle w:val="CommentReference"/>
        </w:rPr>
        <w:annotationRef/>
      </w:r>
      <w:r>
        <w:rPr>
          <w:lang w:val="ru-RU"/>
        </w:rPr>
        <w:t>Возможно, должна быть запятая</w:t>
      </w:r>
    </w:p>
  </w:comment>
  <w:comment w:id="41" w:author="Krotov Aretm" w:date="2020-09-26T12:24:00Z" w:initials="KA">
    <w:p w14:paraId="5B4BE2E0" w14:textId="2F8B5AA2" w:rsidR="006D0473" w:rsidRPr="00D66C26" w:rsidRDefault="006D0473">
      <w:pPr>
        <w:pStyle w:val="CommentText"/>
        <w:rPr>
          <w:lang w:val="ru-RU"/>
        </w:rPr>
      </w:pPr>
      <w:r>
        <w:rPr>
          <w:rStyle w:val="CommentReference"/>
        </w:rPr>
        <w:annotationRef/>
      </w:r>
      <w:r>
        <w:rPr>
          <w:lang w:val="ru-RU"/>
        </w:rPr>
        <w:t xml:space="preserve">Исполнительные менеджеры – как-то станно звучит, может так </w:t>
      </w:r>
      <w:r w:rsidRPr="00D66C26">
        <w:rPr>
          <w:lang w:val="ru-RU"/>
        </w:rPr>
        <w:t>“</w:t>
      </w:r>
      <w:r>
        <w:rPr>
          <w:lang w:val="ru-RU"/>
        </w:rPr>
        <w:t xml:space="preserve">претенденты на должность исполнительного </w:t>
      </w:r>
      <w:proofErr w:type="gramStart"/>
      <w:r>
        <w:rPr>
          <w:lang w:val="ru-RU"/>
        </w:rPr>
        <w:t xml:space="preserve">директора </w:t>
      </w:r>
      <w:r w:rsidRPr="00D66C26">
        <w:rPr>
          <w:lang w:val="ru-RU"/>
        </w:rPr>
        <w:t>”</w:t>
      </w:r>
      <w:proofErr w:type="gramEnd"/>
    </w:p>
  </w:comment>
  <w:comment w:id="46" w:author="Krotov Aretm" w:date="2020-09-26T12:27:00Z" w:initials="KA">
    <w:p w14:paraId="6E7DFCA9" w14:textId="52DDB200" w:rsidR="006D0473" w:rsidRPr="00D66C26" w:rsidRDefault="006D0473">
      <w:pPr>
        <w:pStyle w:val="CommentText"/>
        <w:rPr>
          <w:lang w:val="ru-RU"/>
        </w:rPr>
      </w:pPr>
      <w:r>
        <w:rPr>
          <w:rStyle w:val="CommentReference"/>
        </w:rPr>
        <w:annotationRef/>
      </w:r>
      <w:r>
        <w:rPr>
          <w:lang w:val="ru-RU"/>
        </w:rPr>
        <w:t>команде менеджеров</w:t>
      </w:r>
    </w:p>
  </w:comment>
  <w:comment w:id="50" w:author="Krotov Aretm" w:date="2020-09-26T12:29:00Z" w:initials="KA">
    <w:p w14:paraId="1BE923CD" w14:textId="18CB401A" w:rsidR="006D0473" w:rsidRPr="00BA1253" w:rsidRDefault="006D0473">
      <w:pPr>
        <w:pStyle w:val="CommentText"/>
        <w:rPr>
          <w:lang w:val="ru-RU"/>
        </w:rPr>
      </w:pPr>
      <w:r>
        <w:rPr>
          <w:rStyle w:val="CommentReference"/>
        </w:rPr>
        <w:annotationRef/>
      </w:r>
      <w:r>
        <w:rPr>
          <w:lang w:val="ru-RU"/>
        </w:rPr>
        <w:t>топ-менеджмент</w:t>
      </w:r>
    </w:p>
  </w:comment>
  <w:comment w:id="54" w:author="Krotov Aretm" w:date="2020-09-26T12:31:00Z" w:initials="KA">
    <w:p w14:paraId="062DA5F8" w14:textId="1A24A299" w:rsidR="006D0473" w:rsidRPr="00BA1253" w:rsidRDefault="006D0473">
      <w:pPr>
        <w:pStyle w:val="CommentText"/>
        <w:rPr>
          <w:lang w:val="ru-RU"/>
        </w:rPr>
      </w:pPr>
      <w:r>
        <w:rPr>
          <w:rStyle w:val="CommentReference"/>
        </w:rPr>
        <w:annotationRef/>
      </w:r>
      <w:r>
        <w:rPr>
          <w:lang w:val="ru-RU"/>
        </w:rPr>
        <w:t>,</w:t>
      </w:r>
    </w:p>
  </w:comment>
  <w:comment w:id="55" w:author="Krotov Aretm" w:date="2020-09-26T12:32:00Z" w:initials="KA">
    <w:p w14:paraId="23117030" w14:textId="5A623966" w:rsidR="006D0473" w:rsidRPr="00BA1253" w:rsidRDefault="006D0473">
      <w:pPr>
        <w:pStyle w:val="CommentText"/>
        <w:rPr>
          <w:lang w:val="ru-RU"/>
        </w:rPr>
      </w:pPr>
      <w:r>
        <w:rPr>
          <w:rStyle w:val="CommentReference"/>
        </w:rPr>
        <w:annotationRef/>
      </w:r>
      <w:r>
        <w:rPr>
          <w:lang w:val="ru-RU"/>
        </w:rPr>
        <w:t>Може опустить повторение?</w:t>
      </w:r>
    </w:p>
  </w:comment>
  <w:comment w:id="56" w:author="Пользователь" w:date="2020-09-27T07:34:00Z" w:initials="П">
    <w:p w14:paraId="4438B99D" w14:textId="2D2FF135" w:rsidR="00DD53E3" w:rsidRPr="00DD53E3" w:rsidRDefault="00DD53E3">
      <w:pPr>
        <w:pStyle w:val="CommentText"/>
        <w:rPr>
          <w:lang w:val="ru-RU"/>
        </w:rPr>
      </w:pPr>
      <w:r>
        <w:rPr>
          <w:rStyle w:val="CommentReference"/>
        </w:rPr>
        <w:annotationRef/>
      </w:r>
      <w:r>
        <w:rPr>
          <w:lang w:val="ru-RU"/>
        </w:rPr>
        <w:t xml:space="preserve">Последнее убрал второе оставил, слишком длинное предложение, в голове может за раз не </w:t>
      </w:r>
      <w:proofErr w:type="gramStart"/>
      <w:r>
        <w:rPr>
          <w:lang w:val="ru-RU"/>
        </w:rPr>
        <w:t>поместиться )</w:t>
      </w:r>
      <w:proofErr w:type="gramEnd"/>
      <w:r>
        <w:rPr>
          <w:lang w:val="ru-RU"/>
        </w:rPr>
        <w:t>, поэтому не помешает повторить.</w:t>
      </w:r>
    </w:p>
  </w:comment>
  <w:comment w:id="60" w:author="Krotov Aretm" w:date="2020-09-26T12:36:00Z" w:initials="KA">
    <w:p w14:paraId="05135248" w14:textId="62D4579F" w:rsidR="006D0473" w:rsidRPr="000B04BE" w:rsidRDefault="006D0473">
      <w:pPr>
        <w:pStyle w:val="CommentText"/>
        <w:rPr>
          <w:lang w:val="ru-RU"/>
        </w:rPr>
      </w:pPr>
      <w:r>
        <w:rPr>
          <w:rStyle w:val="CommentReference"/>
        </w:rPr>
        <w:annotationRef/>
      </w:r>
      <w:r>
        <w:rPr>
          <w:lang w:val="ru-RU"/>
        </w:rPr>
        <w:t>лишняя</w:t>
      </w:r>
    </w:p>
  </w:comment>
  <w:comment w:id="62" w:author="Krotov Aretm" w:date="2020-09-26T12:36:00Z" w:initials="KA">
    <w:p w14:paraId="3ADF5EF1" w14:textId="6A3936AF" w:rsidR="006D0473" w:rsidRPr="000B04BE" w:rsidRDefault="006D0473">
      <w:pPr>
        <w:pStyle w:val="CommentText"/>
        <w:rPr>
          <w:lang w:val="ru-RU"/>
        </w:rPr>
      </w:pPr>
      <w:r>
        <w:rPr>
          <w:rStyle w:val="CommentReference"/>
        </w:rPr>
        <w:annotationRef/>
      </w:r>
      <w:r>
        <w:rPr>
          <w:lang w:val="ru-RU"/>
        </w:rPr>
        <w:t xml:space="preserve"> </w:t>
      </w:r>
      <w:proofErr w:type="gramStart"/>
      <w:r>
        <w:rPr>
          <w:lang w:val="ru-RU"/>
        </w:rPr>
        <w:t>возможно ,</w:t>
      </w:r>
      <w:proofErr w:type="gramEnd"/>
    </w:p>
  </w:comment>
  <w:comment w:id="63" w:author="Пользователь" w:date="2020-09-27T07:36:00Z" w:initials="П">
    <w:p w14:paraId="5BA86C7E" w14:textId="2B92D998" w:rsidR="00494CCD" w:rsidRPr="00494CCD" w:rsidRDefault="00494CCD">
      <w:pPr>
        <w:pStyle w:val="CommentText"/>
        <w:rPr>
          <w:lang w:val="ru-RU"/>
        </w:rPr>
      </w:pPr>
      <w:r>
        <w:rPr>
          <w:rStyle w:val="CommentReference"/>
        </w:rPr>
        <w:annotationRef/>
      </w:r>
      <w:r>
        <w:rPr>
          <w:lang w:val="ru-RU"/>
        </w:rPr>
        <w:t>а мне как-то не заходит, не критично?</w:t>
      </w:r>
    </w:p>
  </w:comment>
  <w:comment w:id="64" w:author="Пользователь" w:date="2020-09-16T06:59:00Z" w:initials="П">
    <w:p w14:paraId="035D49D5" w14:textId="5B62B13B" w:rsidR="006D0473" w:rsidRPr="007A2B32" w:rsidRDefault="006D0473">
      <w:pPr>
        <w:pStyle w:val="CommentText"/>
        <w:rPr>
          <w:lang w:val="ru-RU"/>
        </w:rPr>
      </w:pPr>
      <w:r>
        <w:rPr>
          <w:rStyle w:val="CommentReference"/>
        </w:rPr>
        <w:annotationRef/>
      </w:r>
      <w:r>
        <w:rPr>
          <w:lang w:val="ru-RU"/>
        </w:rPr>
        <w:t>Последние 2 предложения взяты из</w:t>
      </w:r>
      <w:r w:rsidRPr="007A2B32">
        <w:rPr>
          <w:lang w:val="ru-RU"/>
        </w:rPr>
        <w:t xml:space="preserve"> </w:t>
      </w:r>
      <w:proofErr w:type="gramStart"/>
      <w:r>
        <w:rPr>
          <w:lang w:val="en-US"/>
        </w:rPr>
        <w:t>less</w:t>
      </w:r>
      <w:r w:rsidRPr="007A2B32">
        <w:rPr>
          <w:lang w:val="ru-RU"/>
        </w:rPr>
        <w:t>.</w:t>
      </w:r>
      <w:r>
        <w:rPr>
          <w:lang w:val="en-US"/>
        </w:rPr>
        <w:t>works</w:t>
      </w:r>
      <w:proofErr w:type="gramEnd"/>
      <w:r>
        <w:rPr>
          <w:lang w:val="ru-RU"/>
        </w:rPr>
        <w:t>, в оригинале несколько противоречащие формулировки, я думаю у нас более актуальная версия.</w:t>
      </w:r>
    </w:p>
  </w:comment>
  <w:comment w:id="65" w:author="Krotov Aretm" w:date="2020-09-26T12:40:00Z" w:initials="KA">
    <w:p w14:paraId="44E517F8" w14:textId="16DF017A" w:rsidR="006D0473" w:rsidRPr="000B04BE" w:rsidRDefault="006D0473">
      <w:pPr>
        <w:pStyle w:val="CommentText"/>
        <w:rPr>
          <w:lang w:val="ru-RU"/>
        </w:rPr>
      </w:pPr>
      <w:r>
        <w:rPr>
          <w:rStyle w:val="CommentReference"/>
        </w:rPr>
        <w:annotationRef/>
      </w:r>
      <w:r>
        <w:rPr>
          <w:lang w:val="ru-RU"/>
        </w:rPr>
        <w:t>Крэга</w:t>
      </w:r>
    </w:p>
  </w:comment>
  <w:comment w:id="68" w:author="Krotov Aretm" w:date="2020-09-26T13:19:00Z" w:initials="KA">
    <w:p w14:paraId="099E30B4" w14:textId="4CAFC92C" w:rsidR="006D0473" w:rsidRPr="000428C5" w:rsidRDefault="006D0473">
      <w:pPr>
        <w:pStyle w:val="CommentText"/>
        <w:rPr>
          <w:lang w:val="ru-RU"/>
        </w:rPr>
      </w:pPr>
      <w:r>
        <w:rPr>
          <w:rStyle w:val="CommentReference"/>
        </w:rPr>
        <w:annotationRef/>
      </w:r>
      <w:r>
        <w:rPr>
          <w:lang w:val="ru-RU"/>
        </w:rPr>
        <w:t>Не уверен, но возможно нужна запятая</w:t>
      </w:r>
    </w:p>
  </w:comment>
  <w:comment w:id="69" w:author="Пользователь" w:date="2020-09-27T07:36:00Z" w:initials="П">
    <w:p w14:paraId="151D5DE4" w14:textId="622039B7" w:rsidR="00AD025A" w:rsidRPr="00AD025A" w:rsidRDefault="00AD025A">
      <w:pPr>
        <w:pStyle w:val="CommentText"/>
        <w:rPr>
          <w:lang w:val="ru-RU"/>
        </w:rPr>
      </w:pPr>
      <w:r>
        <w:rPr>
          <w:rStyle w:val="CommentReference"/>
        </w:rPr>
        <w:annotationRef/>
      </w:r>
      <w:r>
        <w:rPr>
          <w:lang w:val="ru-RU"/>
        </w:rPr>
        <w:t>Тоже не уверен</w:t>
      </w:r>
    </w:p>
  </w:comment>
  <w:comment w:id="72" w:author="Krotov Aretm" w:date="2020-09-26T17:09:00Z" w:initials="KA">
    <w:p w14:paraId="5A6658EE" w14:textId="16DE4601" w:rsidR="006D0473" w:rsidRPr="00B404A7" w:rsidRDefault="006D0473">
      <w:pPr>
        <w:pStyle w:val="CommentText"/>
        <w:rPr>
          <w:lang w:val="ru-RU"/>
        </w:rPr>
      </w:pPr>
      <w:r>
        <w:rPr>
          <w:rStyle w:val="CommentReference"/>
        </w:rPr>
        <w:annotationRef/>
      </w:r>
      <w:r w:rsidRPr="00786403">
        <w:rPr>
          <w:lang w:val="ru-RU"/>
        </w:rPr>
        <w:t xml:space="preserve"> </w:t>
      </w:r>
      <w:r>
        <w:rPr>
          <w:lang w:val="ru-RU"/>
        </w:rPr>
        <w:t>,</w:t>
      </w:r>
    </w:p>
  </w:comment>
  <w:comment w:id="73" w:author="Krotov Aretm" w:date="2020-09-26T17:15:00Z" w:initials="KA">
    <w:p w14:paraId="3E4AE915" w14:textId="21E93768" w:rsidR="006D0473" w:rsidRPr="008F4400" w:rsidRDefault="006D0473">
      <w:pPr>
        <w:pStyle w:val="CommentText"/>
        <w:rPr>
          <w:lang w:val="ru-RU"/>
        </w:rPr>
      </w:pPr>
      <w:r>
        <w:rPr>
          <w:rStyle w:val="CommentReference"/>
        </w:rPr>
        <w:annotationRef/>
      </w:r>
      <w:r>
        <w:rPr>
          <w:lang w:val="ru-RU"/>
        </w:rPr>
        <w:t xml:space="preserve">Исикавы. </w:t>
      </w:r>
      <w:proofErr w:type="gramStart"/>
      <w:r>
        <w:rPr>
          <w:lang w:val="ru-RU"/>
        </w:rPr>
        <w:t>В вики</w:t>
      </w:r>
      <w:proofErr w:type="gramEnd"/>
      <w:r>
        <w:rPr>
          <w:lang w:val="ru-RU"/>
        </w:rPr>
        <w:t xml:space="preserve"> так написано, и вроде в японском нет звука </w:t>
      </w:r>
      <w:r w:rsidRPr="008F4400">
        <w:rPr>
          <w:lang w:val="ru-RU"/>
        </w:rPr>
        <w:t>“</w:t>
      </w:r>
      <w:r>
        <w:rPr>
          <w:lang w:val="ru-RU"/>
        </w:rPr>
        <w:t>ш</w:t>
      </w:r>
      <w:r w:rsidRPr="008F4400">
        <w:rPr>
          <w:lang w:val="ru-RU"/>
        </w:rPr>
        <w:t>”</w:t>
      </w:r>
    </w:p>
  </w:comment>
  <w:comment w:id="76" w:author="Krotov Aretm" w:date="2020-09-26T17:16:00Z" w:initials="KA">
    <w:p w14:paraId="72F875D8" w14:textId="79872E44" w:rsidR="006D0473" w:rsidRPr="00786403" w:rsidRDefault="006D0473">
      <w:pPr>
        <w:pStyle w:val="CommentText"/>
        <w:rPr>
          <w:lang w:val="ru-RU"/>
        </w:rPr>
      </w:pPr>
      <w:r>
        <w:rPr>
          <w:rStyle w:val="CommentReference"/>
        </w:rPr>
        <w:annotationRef/>
      </w:r>
      <w:r w:rsidRPr="00786403">
        <w:rPr>
          <w:lang w:val="ru-RU"/>
        </w:rPr>
        <w:t>,</w:t>
      </w:r>
    </w:p>
  </w:comment>
  <w:comment w:id="78" w:author="Krotov Aretm" w:date="2020-09-26T17:17:00Z" w:initials="KA">
    <w:p w14:paraId="28A96A1E" w14:textId="0CBDC1E7" w:rsidR="006D0473" w:rsidRPr="00786403" w:rsidRDefault="006D0473">
      <w:pPr>
        <w:pStyle w:val="CommentText"/>
        <w:rPr>
          <w:lang w:val="ru-RU"/>
        </w:rPr>
      </w:pPr>
      <w:r>
        <w:rPr>
          <w:rStyle w:val="CommentReference"/>
        </w:rPr>
        <w:annotationRef/>
      </w:r>
      <w:r w:rsidRPr="00786403">
        <w:rPr>
          <w:lang w:val="ru-RU"/>
        </w:rPr>
        <w:t>,</w:t>
      </w:r>
    </w:p>
  </w:comment>
  <w:comment w:id="81" w:author="Krotov Aretm" w:date="2020-09-26T17:18:00Z" w:initials="KA">
    <w:p w14:paraId="253DB8C5" w14:textId="734237EE" w:rsidR="006D0473" w:rsidRPr="008F4400" w:rsidRDefault="006D0473">
      <w:pPr>
        <w:pStyle w:val="CommentText"/>
        <w:rPr>
          <w:lang w:val="ru-RU"/>
        </w:rPr>
      </w:pPr>
      <w:r>
        <w:rPr>
          <w:rStyle w:val="CommentReference"/>
        </w:rPr>
        <w:annotationRef/>
      </w:r>
      <w:r>
        <w:rPr>
          <w:lang w:val="ru-RU"/>
        </w:rPr>
        <w:t>ы</w:t>
      </w:r>
    </w:p>
  </w:comment>
  <w:comment w:id="84" w:author="Krotov Aretm" w:date="2020-09-26T17:20:00Z" w:initials="KA">
    <w:p w14:paraId="15E286CA" w14:textId="68BA4698" w:rsidR="006D0473" w:rsidRPr="008F4400" w:rsidRDefault="006D0473">
      <w:pPr>
        <w:pStyle w:val="CommentText"/>
        <w:rPr>
          <w:lang w:val="ru-RU"/>
        </w:rPr>
      </w:pPr>
      <w:r>
        <w:rPr>
          <w:rStyle w:val="CommentReference"/>
        </w:rPr>
        <w:annotationRef/>
      </w:r>
      <w:r>
        <w:rPr>
          <w:lang w:val="en-US"/>
        </w:rPr>
        <w:t>We</w:t>
      </w:r>
      <w:r w:rsidRPr="008F4400">
        <w:rPr>
          <w:lang w:val="ru-RU"/>
        </w:rPr>
        <w:t xml:space="preserve"> </w:t>
      </w:r>
      <w:r>
        <w:rPr>
          <w:lang w:val="en-US"/>
        </w:rPr>
        <w:t>have</w:t>
      </w:r>
      <w:r w:rsidRPr="008F4400">
        <w:rPr>
          <w:lang w:val="ru-RU"/>
        </w:rPr>
        <w:t xml:space="preserve"> </w:t>
      </w:r>
      <w:r>
        <w:rPr>
          <w:lang w:val="en-US"/>
        </w:rPr>
        <w:t>done</w:t>
      </w:r>
      <w:r w:rsidRPr="008F4400">
        <w:rPr>
          <w:lang w:val="ru-RU"/>
        </w:rPr>
        <w:t xml:space="preserve"> </w:t>
      </w:r>
      <w:r>
        <w:rPr>
          <w:lang w:val="en-US"/>
        </w:rPr>
        <w:t>many</w:t>
      </w:r>
      <w:r w:rsidRPr="008F4400">
        <w:rPr>
          <w:lang w:val="ru-RU"/>
        </w:rPr>
        <w:t xml:space="preserve"> </w:t>
      </w:r>
      <w:proofErr w:type="gramStart"/>
      <w:r>
        <w:rPr>
          <w:lang w:val="en-US"/>
        </w:rPr>
        <w:t>time</w:t>
      </w:r>
      <w:r w:rsidRPr="008F4400">
        <w:rPr>
          <w:lang w:val="ru-RU"/>
        </w:rPr>
        <w:t xml:space="preserve"> </w:t>
      </w:r>
      <w:r>
        <w:rPr>
          <w:lang w:val="en-US"/>
        </w:rPr>
        <w:t>lines</w:t>
      </w:r>
      <w:proofErr w:type="gramEnd"/>
      <w:r w:rsidRPr="008F4400">
        <w:rPr>
          <w:lang w:val="ru-RU"/>
        </w:rPr>
        <w:t xml:space="preserve"> – </w:t>
      </w:r>
      <w:r>
        <w:rPr>
          <w:lang w:val="ru-RU"/>
        </w:rPr>
        <w:t>Имелось</w:t>
      </w:r>
      <w:r w:rsidRPr="008F4400">
        <w:rPr>
          <w:lang w:val="ru-RU"/>
        </w:rPr>
        <w:t xml:space="preserve"> </w:t>
      </w:r>
      <w:r>
        <w:rPr>
          <w:lang w:val="ru-RU"/>
        </w:rPr>
        <w:t>ввиду</w:t>
      </w:r>
      <w:r w:rsidRPr="008F4400">
        <w:rPr>
          <w:lang w:val="ru-RU"/>
        </w:rPr>
        <w:t xml:space="preserve">, </w:t>
      </w:r>
      <w:r>
        <w:rPr>
          <w:lang w:val="ru-RU"/>
        </w:rPr>
        <w:t>что</w:t>
      </w:r>
      <w:r w:rsidRPr="008F4400">
        <w:rPr>
          <w:lang w:val="ru-RU"/>
        </w:rPr>
        <w:t xml:space="preserve"> </w:t>
      </w:r>
      <w:r>
        <w:rPr>
          <w:lang w:val="ru-RU"/>
        </w:rPr>
        <w:t>использовали инструмент – линия времени, на который наносятся события в процессе</w:t>
      </w:r>
    </w:p>
  </w:comment>
  <w:comment w:id="85" w:author="Пользователь" w:date="2020-09-27T07:39:00Z" w:initials="П">
    <w:p w14:paraId="051E2E64" w14:textId="60578F28" w:rsidR="00AA1C40" w:rsidRPr="00AA1C40" w:rsidRDefault="00AA1C40">
      <w:pPr>
        <w:pStyle w:val="CommentText"/>
        <w:rPr>
          <w:lang w:val="ru-RU"/>
        </w:rPr>
      </w:pPr>
      <w:r>
        <w:rPr>
          <w:rStyle w:val="CommentReference"/>
        </w:rPr>
        <w:annotationRef/>
      </w:r>
      <w:r>
        <w:rPr>
          <w:lang w:val="ru-RU"/>
        </w:rPr>
        <w:t xml:space="preserve">А как бы по-русски и кратко это сказать не объясняя, что за инструмент? :) И это ведь не инструмент </w:t>
      </w:r>
      <w:proofErr w:type="gramStart"/>
      <w:r>
        <w:rPr>
          <w:lang w:val="en-US"/>
        </w:rPr>
        <w:t>lean</w:t>
      </w:r>
      <w:r>
        <w:rPr>
          <w:lang w:val="ru-RU"/>
        </w:rPr>
        <w:t>?,</w:t>
      </w:r>
      <w:proofErr w:type="gramEnd"/>
      <w:r>
        <w:rPr>
          <w:lang w:val="ru-RU"/>
        </w:rPr>
        <w:t xml:space="preserve"> тогда, возможно стоит перевести просто по</w:t>
      </w:r>
      <w:r w:rsidR="002B3881">
        <w:rPr>
          <w:lang w:val="ru-RU"/>
        </w:rPr>
        <w:t xml:space="preserve"> </w:t>
      </w:r>
      <w:r>
        <w:rPr>
          <w:lang w:val="ru-RU"/>
        </w:rPr>
        <w:t>смыслу.</w:t>
      </w:r>
    </w:p>
  </w:comment>
  <w:comment w:id="99" w:author="Krotov Aretm" w:date="2020-09-26T17:24:00Z" w:initials="KA">
    <w:p w14:paraId="0264E701" w14:textId="2BD66FE7" w:rsidR="006D0473" w:rsidRPr="00786403" w:rsidRDefault="006D0473">
      <w:pPr>
        <w:pStyle w:val="CommentText"/>
        <w:rPr>
          <w:lang w:val="ru-RU"/>
        </w:rPr>
      </w:pPr>
      <w:r>
        <w:rPr>
          <w:rStyle w:val="CommentReference"/>
        </w:rPr>
        <w:annotationRef/>
      </w:r>
      <w:r w:rsidRPr="00786403">
        <w:rPr>
          <w:lang w:val="ru-RU"/>
        </w:rPr>
        <w:t>,</w:t>
      </w:r>
    </w:p>
  </w:comment>
  <w:comment w:id="100" w:author="Krotov Aretm" w:date="2020-09-26T17:40:00Z" w:initials="KA">
    <w:p w14:paraId="31615B13" w14:textId="09F1D14E" w:rsidR="006D0473" w:rsidRPr="00786403" w:rsidRDefault="006D0473" w:rsidP="00E36306">
      <w:pPr>
        <w:pStyle w:val="CommentText"/>
        <w:ind w:left="0" w:firstLine="0"/>
        <w:rPr>
          <w:lang w:val="ru-RU"/>
        </w:rPr>
      </w:pPr>
      <w:r>
        <w:rPr>
          <w:rStyle w:val="CommentReference"/>
        </w:rPr>
        <w:annotationRef/>
      </w:r>
      <w:r>
        <w:rPr>
          <w:lang w:val="ru-RU"/>
        </w:rPr>
        <w:t xml:space="preserve">Мне </w:t>
      </w:r>
      <w:proofErr w:type="spellStart"/>
      <w:r>
        <w:rPr>
          <w:lang w:val="ru-RU"/>
        </w:rPr>
        <w:t>кажеться</w:t>
      </w:r>
      <w:proofErr w:type="spellEnd"/>
      <w:r>
        <w:rPr>
          <w:lang w:val="ru-RU"/>
        </w:rPr>
        <w:t xml:space="preserve"> </w:t>
      </w:r>
      <w:proofErr w:type="gramStart"/>
      <w:r>
        <w:rPr>
          <w:lang w:val="ru-RU"/>
        </w:rPr>
        <w:t xml:space="preserve">лишняя </w:t>
      </w:r>
      <w:r w:rsidRPr="00786403">
        <w:rPr>
          <w:lang w:val="ru-RU"/>
        </w:rPr>
        <w:t>,</w:t>
      </w:r>
      <w:proofErr w:type="gramEnd"/>
    </w:p>
  </w:comment>
  <w:comment w:id="102" w:author="Krotov Aretm" w:date="2020-09-26T17:40:00Z" w:initials="KA">
    <w:p w14:paraId="53F2AA71" w14:textId="44944BA6" w:rsidR="006D0473" w:rsidRPr="00786403" w:rsidRDefault="006D0473">
      <w:pPr>
        <w:pStyle w:val="CommentText"/>
        <w:rPr>
          <w:lang w:val="ru-RU"/>
        </w:rPr>
      </w:pPr>
      <w:r>
        <w:rPr>
          <w:rStyle w:val="CommentReference"/>
        </w:rPr>
        <w:annotationRef/>
      </w:r>
      <w:r w:rsidRPr="00786403">
        <w:rPr>
          <w:lang w:val="ru-RU"/>
        </w:rPr>
        <w:t>,</w:t>
      </w:r>
    </w:p>
  </w:comment>
  <w:comment w:id="109" w:author="Krotov Aretm" w:date="2020-09-26T17:48:00Z" w:initials="KA">
    <w:p w14:paraId="512A4DB7" w14:textId="767288FC" w:rsidR="006D0473" w:rsidRPr="00786403" w:rsidRDefault="006D0473">
      <w:pPr>
        <w:pStyle w:val="CommentText"/>
        <w:rPr>
          <w:lang w:val="ru-RU"/>
        </w:rPr>
      </w:pPr>
      <w:r>
        <w:rPr>
          <w:rStyle w:val="CommentReference"/>
        </w:rPr>
        <w:annotationRef/>
      </w:r>
      <w:proofErr w:type="gramStart"/>
      <w:r>
        <w:rPr>
          <w:lang w:val="ru-RU"/>
        </w:rPr>
        <w:t xml:space="preserve">Перед </w:t>
      </w:r>
      <w:r w:rsidRPr="00786403">
        <w:rPr>
          <w:lang w:val="ru-RU"/>
        </w:rPr>
        <w:t>,</w:t>
      </w:r>
      <w:proofErr w:type="gramEnd"/>
    </w:p>
  </w:comment>
  <w:comment w:id="111" w:author="Krotov Aretm" w:date="2020-09-26T17:49:00Z" w:initials="KA">
    <w:p w14:paraId="79D43221" w14:textId="42A48164" w:rsidR="006D0473" w:rsidRPr="00786403" w:rsidRDefault="006D0473">
      <w:pPr>
        <w:pStyle w:val="CommentText"/>
        <w:rPr>
          <w:lang w:val="ru-RU"/>
        </w:rPr>
      </w:pPr>
      <w:r>
        <w:rPr>
          <w:rStyle w:val="CommentReference"/>
        </w:rPr>
        <w:annotationRef/>
      </w:r>
      <w:r w:rsidRPr="00786403">
        <w:rPr>
          <w:lang w:val="ru-RU"/>
        </w:rPr>
        <w:t>,</w:t>
      </w:r>
    </w:p>
  </w:comment>
  <w:comment w:id="113" w:author="Krotov Aretm" w:date="2020-09-26T17:49:00Z" w:initials="KA">
    <w:p w14:paraId="4808CDF5" w14:textId="10AD6512" w:rsidR="006D0473" w:rsidRPr="00786403" w:rsidRDefault="006D0473">
      <w:pPr>
        <w:pStyle w:val="CommentText"/>
        <w:rPr>
          <w:lang w:val="ru-RU"/>
        </w:rPr>
      </w:pPr>
      <w:r>
        <w:rPr>
          <w:rStyle w:val="CommentReference"/>
        </w:rPr>
        <w:annotationRef/>
      </w:r>
      <w:r w:rsidRPr="00786403">
        <w:rPr>
          <w:lang w:val="ru-RU"/>
        </w:rPr>
        <w:t>,</w:t>
      </w:r>
    </w:p>
  </w:comment>
  <w:comment w:id="114" w:author="Krotov Aretm" w:date="2020-09-26T19:20:00Z" w:initials="KA">
    <w:p w14:paraId="6786FD47" w14:textId="2B95C22A" w:rsidR="006D0473" w:rsidRDefault="006D0473">
      <w:pPr>
        <w:pStyle w:val="CommentText"/>
      </w:pPr>
      <w:r>
        <w:rPr>
          <w:rStyle w:val="CommentReference"/>
        </w:rPr>
        <w:annotationRef/>
      </w:r>
      <w:r w:rsidRPr="00AB6EAC">
        <w:rPr>
          <w:iCs/>
        </w:rPr>
        <w:t>многоэтапном</w:t>
      </w:r>
    </w:p>
  </w:comment>
  <w:comment w:id="117" w:author="Krotov Aretm" w:date="2020-09-26T19:25:00Z" w:initials="KA">
    <w:p w14:paraId="0A482039" w14:textId="35094F9A" w:rsidR="006D0473" w:rsidRDefault="006D0473">
      <w:pPr>
        <w:pStyle w:val="CommentText"/>
      </w:pPr>
      <w:r>
        <w:rPr>
          <w:rStyle w:val="CommentReference"/>
        </w:rPr>
        <w:annotationRef/>
      </w:r>
      <w:r>
        <w:rPr>
          <w:lang w:val="ru-RU"/>
        </w:rPr>
        <w:t>, чтобы</w:t>
      </w:r>
      <w:r w:rsidRPr="00713F6C">
        <w:rPr>
          <w:lang w:val="ru-RU"/>
        </w:rPr>
        <w:t xml:space="preserve"> </w:t>
      </w:r>
      <w:r>
        <w:rPr>
          <w:lang w:val="ru-RU"/>
        </w:rPr>
        <w:t>делать</w:t>
      </w:r>
      <w:r w:rsidRPr="00713F6C">
        <w:rPr>
          <w:lang w:val="ru-RU"/>
        </w:rPr>
        <w:t xml:space="preserve"> </w:t>
      </w:r>
      <w:r>
        <w:rPr>
          <w:lang w:val="ru-RU"/>
        </w:rPr>
        <w:t>паузу</w:t>
      </w:r>
    </w:p>
  </w:comment>
  <w:comment w:id="118" w:author="Пользователь" w:date="2020-09-27T07:43:00Z" w:initials="П">
    <w:p w14:paraId="3F975A6F" w14:textId="2C752C24" w:rsidR="00986D00" w:rsidRDefault="00986D00">
      <w:pPr>
        <w:pStyle w:val="CommentText"/>
      </w:pPr>
      <w:r>
        <w:rPr>
          <w:rStyle w:val="CommentReference"/>
        </w:rPr>
        <w:annotationRef/>
      </w:r>
    </w:p>
  </w:comment>
  <w:comment w:id="120" w:author="Krotov Aretm" w:date="2020-09-26T19:26:00Z" w:initials="KA">
    <w:p w14:paraId="594006B4" w14:textId="7DFDBF0F" w:rsidR="006D0473" w:rsidRPr="00786403" w:rsidRDefault="006D0473">
      <w:pPr>
        <w:pStyle w:val="CommentText"/>
        <w:rPr>
          <w:lang w:val="ru-RU"/>
        </w:rPr>
      </w:pPr>
      <w:r>
        <w:rPr>
          <w:rStyle w:val="CommentReference"/>
        </w:rPr>
        <w:annotationRef/>
      </w:r>
      <w:r w:rsidRPr="00786403">
        <w:rPr>
          <w:lang w:val="ru-RU"/>
        </w:rPr>
        <w:t>,</w:t>
      </w:r>
    </w:p>
  </w:comment>
  <w:comment w:id="122" w:author="Krotov Aretm" w:date="2020-09-26T19:26:00Z" w:initials="KA">
    <w:p w14:paraId="6215FA09" w14:textId="323ED094" w:rsidR="006D0473" w:rsidRPr="00786403" w:rsidRDefault="006D0473">
      <w:pPr>
        <w:pStyle w:val="CommentText"/>
        <w:rPr>
          <w:lang w:val="ru-RU"/>
        </w:rPr>
      </w:pPr>
      <w:r>
        <w:rPr>
          <w:rStyle w:val="CommentReference"/>
        </w:rPr>
        <w:annotationRef/>
      </w:r>
      <w:r w:rsidRPr="00786403">
        <w:rPr>
          <w:lang w:val="ru-RU"/>
        </w:rPr>
        <w:t>,</w:t>
      </w:r>
    </w:p>
  </w:comment>
  <w:comment w:id="124" w:author="Krotov Aretm" w:date="2020-09-26T19:26:00Z" w:initials="KA">
    <w:p w14:paraId="40EEA2AF" w14:textId="1328A854" w:rsidR="006D0473" w:rsidRPr="00786403" w:rsidRDefault="006D0473">
      <w:pPr>
        <w:pStyle w:val="CommentText"/>
        <w:rPr>
          <w:lang w:val="ru-RU"/>
        </w:rPr>
      </w:pPr>
      <w:r>
        <w:rPr>
          <w:rStyle w:val="CommentReference"/>
        </w:rPr>
        <w:annotationRef/>
      </w:r>
      <w:r w:rsidRPr="00786403">
        <w:rPr>
          <w:lang w:val="ru-RU"/>
        </w:rPr>
        <w:t>,</w:t>
      </w:r>
    </w:p>
  </w:comment>
  <w:comment w:id="126" w:author="Krotov Aretm" w:date="2020-09-26T19:54:00Z" w:initials="KA">
    <w:p w14:paraId="621C12F1" w14:textId="514D095F" w:rsidR="006D0473" w:rsidRPr="006D0473" w:rsidRDefault="006D0473" w:rsidP="006D0473">
      <w:pPr>
        <w:pStyle w:val="CommentText"/>
        <w:ind w:left="0" w:firstLine="0"/>
        <w:rPr>
          <w:lang w:val="ru-RU"/>
        </w:rPr>
      </w:pPr>
      <w:r>
        <w:rPr>
          <w:rStyle w:val="CommentReference"/>
        </w:rPr>
        <w:annotationRef/>
      </w:r>
      <w:r>
        <w:rPr>
          <w:lang w:val="ru-RU"/>
        </w:rPr>
        <w:t>Добавить пробелы</w:t>
      </w:r>
    </w:p>
  </w:comment>
  <w:comment w:id="129" w:author="Krotov Aretm" w:date="2020-09-26T19:58:00Z" w:initials="KA">
    <w:p w14:paraId="189EFB25" w14:textId="3347464D" w:rsidR="006D0473" w:rsidRPr="006D0473" w:rsidRDefault="006D0473">
      <w:pPr>
        <w:pStyle w:val="CommentText"/>
        <w:rPr>
          <w:lang w:val="ru-RU"/>
        </w:rPr>
      </w:pPr>
      <w:r>
        <w:rPr>
          <w:rStyle w:val="CommentReference"/>
        </w:rPr>
        <w:annotationRef/>
      </w:r>
      <w:r>
        <w:rPr>
          <w:lang w:val="ru-RU"/>
        </w:rPr>
        <w:t>2 раза зада + 2 раза доске. Можно так «такие как карточки задач на доске и бумажные диаграммы не стене»</w:t>
      </w:r>
    </w:p>
  </w:comment>
  <w:comment w:id="130" w:author="Пользователь" w:date="2020-09-27T07:45:00Z" w:initials="П">
    <w:p w14:paraId="32C1F77D" w14:textId="0BB1202F" w:rsidR="006E0FC4" w:rsidRPr="006E0FC4" w:rsidRDefault="006E0FC4">
      <w:pPr>
        <w:pStyle w:val="CommentText"/>
        <w:rPr>
          <w:lang w:val="ru-RU"/>
        </w:rPr>
      </w:pPr>
      <w:r>
        <w:rPr>
          <w:rStyle w:val="CommentReference"/>
        </w:rPr>
        <w:annotationRef/>
      </w:r>
      <w:r>
        <w:rPr>
          <w:lang w:val="ru-RU"/>
        </w:rPr>
        <w:t xml:space="preserve">Я не повторяюсь, не </w:t>
      </w:r>
      <w:proofErr w:type="gramStart"/>
      <w:r>
        <w:rPr>
          <w:lang w:val="ru-RU"/>
        </w:rPr>
        <w:t>повторяюсь )</w:t>
      </w:r>
      <w:proofErr w:type="gramEnd"/>
    </w:p>
  </w:comment>
  <w:comment w:id="137" w:author="Krotov Aretm" w:date="2020-09-26T20:01:00Z" w:initials="KA">
    <w:p w14:paraId="6C8C1B18" w14:textId="70C32C77" w:rsidR="006D0473" w:rsidRPr="006D0473" w:rsidRDefault="006D0473">
      <w:pPr>
        <w:pStyle w:val="CommentText"/>
        <w:rPr>
          <w:lang w:val="ru-RU"/>
        </w:rPr>
      </w:pPr>
      <w:r>
        <w:rPr>
          <w:rStyle w:val="CommentReference"/>
        </w:rPr>
        <w:annotationRef/>
      </w:r>
      <w:r>
        <w:rPr>
          <w:lang w:val="ru-RU"/>
        </w:rPr>
        <w:t>,</w:t>
      </w:r>
    </w:p>
  </w:comment>
  <w:comment w:id="140" w:author="Krotov Aretm" w:date="2020-09-26T20:09:00Z" w:initials="KA">
    <w:p w14:paraId="7322E47A" w14:textId="2804793F" w:rsidR="00793451" w:rsidRPr="00786403" w:rsidRDefault="00793451">
      <w:pPr>
        <w:pStyle w:val="CommentText"/>
        <w:rPr>
          <w:lang w:val="ru-RU"/>
        </w:rPr>
      </w:pPr>
      <w:r>
        <w:rPr>
          <w:rStyle w:val="CommentReference"/>
        </w:rPr>
        <w:annotationRef/>
      </w:r>
      <w:r w:rsidRPr="00786403">
        <w:rPr>
          <w:lang w:val="ru-RU"/>
        </w:rPr>
        <w:t>,</w:t>
      </w:r>
    </w:p>
  </w:comment>
  <w:comment w:id="142" w:author="Krotov Aretm" w:date="2020-09-26T20:15:00Z" w:initials="KA">
    <w:p w14:paraId="66FC77DC" w14:textId="43440CCA" w:rsidR="00793451" w:rsidRPr="00786403" w:rsidRDefault="00793451">
      <w:pPr>
        <w:pStyle w:val="CommentText"/>
        <w:rPr>
          <w:lang w:val="ru-RU"/>
        </w:rPr>
      </w:pPr>
      <w:r>
        <w:rPr>
          <w:rStyle w:val="CommentReference"/>
        </w:rPr>
        <w:annotationRef/>
      </w:r>
      <w:r w:rsidRPr="00786403">
        <w:rPr>
          <w:lang w:val="ru-RU"/>
        </w:rPr>
        <w:t>,</w:t>
      </w:r>
    </w:p>
  </w:comment>
  <w:comment w:id="143" w:author="Krotov Aretm" w:date="2020-09-26T20:15:00Z" w:initials="KA">
    <w:p w14:paraId="27F23415" w14:textId="7F14F203" w:rsidR="00E1545D" w:rsidRPr="00E1545D" w:rsidRDefault="00E1545D">
      <w:pPr>
        <w:pStyle w:val="CommentText"/>
        <w:rPr>
          <w:lang w:val="ru-RU"/>
        </w:rPr>
      </w:pPr>
      <w:r>
        <w:rPr>
          <w:rStyle w:val="CommentReference"/>
        </w:rPr>
        <w:annotationRef/>
      </w:r>
      <w:proofErr w:type="gramStart"/>
      <w:r>
        <w:rPr>
          <w:lang w:val="ru-RU"/>
        </w:rPr>
        <w:t>Возможно ,</w:t>
      </w:r>
      <w:proofErr w:type="gramEnd"/>
    </w:p>
  </w:comment>
  <w:comment w:id="144" w:author="Krotov Aretm" w:date="2020-09-26T20:20:00Z" w:initials="KA">
    <w:p w14:paraId="7A8739DA" w14:textId="1BAC68D6" w:rsidR="00E1545D" w:rsidRPr="00E1545D" w:rsidRDefault="00E1545D">
      <w:pPr>
        <w:pStyle w:val="CommentText"/>
        <w:rPr>
          <w:lang w:val="ru-RU"/>
        </w:rPr>
      </w:pPr>
      <w:r>
        <w:rPr>
          <w:rStyle w:val="CommentReference"/>
        </w:rPr>
        <w:annotationRef/>
      </w:r>
      <w:r>
        <w:rPr>
          <w:lang w:val="ru-RU"/>
        </w:rPr>
        <w:t>Можно удалить</w:t>
      </w:r>
    </w:p>
  </w:comment>
  <w:comment w:id="148" w:author="Krotov Aretm" w:date="2020-09-26T20:23:00Z" w:initials="KA">
    <w:p w14:paraId="76E7FE82" w14:textId="136E86B3" w:rsidR="00E1545D" w:rsidRPr="00E1545D" w:rsidRDefault="00E1545D">
      <w:pPr>
        <w:pStyle w:val="CommentText"/>
        <w:rPr>
          <w:lang w:val="ru-RU"/>
        </w:rPr>
      </w:pPr>
      <w:r>
        <w:rPr>
          <w:rStyle w:val="CommentReference"/>
        </w:rPr>
        <w:annotationRef/>
      </w:r>
      <w:proofErr w:type="gramStart"/>
      <w:r>
        <w:rPr>
          <w:lang w:val="ru-RU"/>
        </w:rPr>
        <w:t>Возможно ,</w:t>
      </w:r>
      <w:proofErr w:type="gramEnd"/>
    </w:p>
  </w:comment>
  <w:comment w:id="150" w:author="Krotov Aretm" w:date="2020-09-26T20:24:00Z" w:initials="KA">
    <w:p w14:paraId="20E0CD2A" w14:textId="702228DA" w:rsidR="00E1545D" w:rsidRPr="00E1545D" w:rsidRDefault="00E1545D">
      <w:pPr>
        <w:pStyle w:val="CommentText"/>
        <w:rPr>
          <w:lang w:val="ru-RU"/>
        </w:rPr>
      </w:pPr>
      <w:r>
        <w:rPr>
          <w:rStyle w:val="CommentReference"/>
        </w:rPr>
        <w:annotationRef/>
      </w:r>
      <w:proofErr w:type="spellStart"/>
      <w:r>
        <w:rPr>
          <w:lang w:val="ru-RU"/>
        </w:rPr>
        <w:t>Крэг</w:t>
      </w:r>
      <w:r w:rsidR="005065C1">
        <w:rPr>
          <w:lang w:val="ru-RU"/>
        </w:rPr>
        <w:t>и</w:t>
      </w:r>
      <w:proofErr w:type="spellEnd"/>
    </w:p>
  </w:comment>
  <w:comment w:id="154" w:author="Krotov Aretm" w:date="2020-09-26T20:23:00Z" w:initials="KA">
    <w:p w14:paraId="05853BFB" w14:textId="5858CEA4" w:rsidR="00E1545D" w:rsidRPr="00E1545D" w:rsidRDefault="00E1545D">
      <w:pPr>
        <w:pStyle w:val="CommentText"/>
        <w:rPr>
          <w:lang w:val="ru-RU"/>
        </w:rPr>
      </w:pPr>
      <w:r>
        <w:rPr>
          <w:rStyle w:val="CommentReference"/>
        </w:rPr>
        <w:annotationRef/>
      </w:r>
      <w:r>
        <w:rPr>
          <w:lang w:val="ru-RU"/>
        </w:rPr>
        <w:t>Водди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EE5BAE" w15:done="0"/>
  <w15:commentEx w15:paraId="2775E3AD" w15:done="1"/>
  <w15:commentEx w15:paraId="2F51E609" w15:done="1"/>
  <w15:commentEx w15:paraId="4206629E" w15:done="0"/>
  <w15:commentEx w15:paraId="51743B57" w15:paraIdParent="4206629E" w15:done="0"/>
  <w15:commentEx w15:paraId="41D0B509" w15:done="1"/>
  <w15:commentEx w15:paraId="7D7206C0" w15:done="1"/>
  <w15:commentEx w15:paraId="4303E425" w15:done="0"/>
  <w15:commentEx w15:paraId="63CD1B84" w15:done="0"/>
  <w15:commentEx w15:paraId="6BE85010" w15:paraIdParent="63CD1B84" w15:done="0"/>
  <w15:commentEx w15:paraId="618E4B92" w15:done="1"/>
  <w15:commentEx w15:paraId="3710B193" w15:done="1"/>
  <w15:commentEx w15:paraId="3C920C8E" w15:paraIdParent="3710B193" w15:done="1"/>
  <w15:commentEx w15:paraId="4000B14B" w15:done="1"/>
  <w15:commentEx w15:paraId="59856157" w15:done="1"/>
  <w15:commentEx w15:paraId="5B4BE2E0" w15:done="1"/>
  <w15:commentEx w15:paraId="6E7DFCA9" w15:done="1"/>
  <w15:commentEx w15:paraId="1BE923CD" w15:done="0"/>
  <w15:commentEx w15:paraId="062DA5F8" w15:done="0"/>
  <w15:commentEx w15:paraId="23117030" w15:done="1"/>
  <w15:commentEx w15:paraId="4438B99D" w15:paraIdParent="23117030" w15:done="1"/>
  <w15:commentEx w15:paraId="05135248" w15:done="0"/>
  <w15:commentEx w15:paraId="3ADF5EF1" w15:done="1"/>
  <w15:commentEx w15:paraId="5BA86C7E" w15:paraIdParent="3ADF5EF1" w15:done="1"/>
  <w15:commentEx w15:paraId="035D49D5" w15:done="1"/>
  <w15:commentEx w15:paraId="44E517F8" w15:done="1"/>
  <w15:commentEx w15:paraId="099E30B4" w15:done="1"/>
  <w15:commentEx w15:paraId="151D5DE4" w15:paraIdParent="099E30B4" w15:done="1"/>
  <w15:commentEx w15:paraId="5A6658EE" w15:done="1"/>
  <w15:commentEx w15:paraId="3E4AE915" w15:done="1"/>
  <w15:commentEx w15:paraId="72F875D8" w15:done="1"/>
  <w15:commentEx w15:paraId="28A96A1E" w15:done="1"/>
  <w15:commentEx w15:paraId="253DB8C5" w15:done="0"/>
  <w15:commentEx w15:paraId="15E286CA" w15:done="0"/>
  <w15:commentEx w15:paraId="051E2E64" w15:paraIdParent="15E286CA" w15:done="0"/>
  <w15:commentEx w15:paraId="0264E701" w15:done="1"/>
  <w15:commentEx w15:paraId="31615B13" w15:done="0"/>
  <w15:commentEx w15:paraId="53F2AA71" w15:done="1"/>
  <w15:commentEx w15:paraId="512A4DB7" w15:done="0"/>
  <w15:commentEx w15:paraId="79D43221" w15:done="1"/>
  <w15:commentEx w15:paraId="4808CDF5" w15:done="1"/>
  <w15:commentEx w15:paraId="6786FD47" w15:done="1"/>
  <w15:commentEx w15:paraId="0A482039" w15:done="1"/>
  <w15:commentEx w15:paraId="3F975A6F" w15:paraIdParent="0A482039" w15:done="1"/>
  <w15:commentEx w15:paraId="594006B4" w15:done="1"/>
  <w15:commentEx w15:paraId="6215FA09" w15:done="1"/>
  <w15:commentEx w15:paraId="40EEA2AF" w15:done="1"/>
  <w15:commentEx w15:paraId="621C12F1" w15:done="0"/>
  <w15:commentEx w15:paraId="189EFB25" w15:done="1"/>
  <w15:commentEx w15:paraId="32C1F77D" w15:paraIdParent="189EFB25" w15:done="1"/>
  <w15:commentEx w15:paraId="6C8C1B18" w15:done="0"/>
  <w15:commentEx w15:paraId="7322E47A" w15:done="0"/>
  <w15:commentEx w15:paraId="66FC77DC" w15:done="1"/>
  <w15:commentEx w15:paraId="27F23415" w15:done="0"/>
  <w15:commentEx w15:paraId="7A8739DA" w15:done="0"/>
  <w15:commentEx w15:paraId="76E7FE82" w15:done="1"/>
  <w15:commentEx w15:paraId="20E0CD2A" w15:done="1"/>
  <w15:commentEx w15:paraId="05853BF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9AA31" w16cex:dateUtc="2020-09-26T08:53:00Z"/>
  <w16cex:commentExtensible w16cex:durableId="2319AA3F" w16cex:dateUtc="2020-09-26T08:53:00Z"/>
  <w16cex:commentExtensible w16cex:durableId="2319AA6F" w16cex:dateUtc="2020-09-26T08:54:00Z"/>
  <w16cex:commentExtensible w16cex:durableId="2319AA8D" w16cex:dateUtc="2020-09-26T08:54:00Z"/>
  <w16cex:commentExtensible w16cex:durableId="231ABBDC" w16cex:dateUtc="2020-09-27T04:21:00Z"/>
  <w16cex:commentExtensible w16cex:durableId="2319AABF" w16cex:dateUtc="2020-09-26T08:55:00Z"/>
  <w16cex:commentExtensible w16cex:durableId="2319AB27" w16cex:dateUtc="2020-09-26T08:57:00Z"/>
  <w16cex:commentExtensible w16cex:durableId="2319AC51" w16cex:dateUtc="2020-09-26T09:02:00Z"/>
  <w16cex:commentExtensible w16cex:durableId="2319AC89" w16cex:dateUtc="2020-09-26T09:03:00Z"/>
  <w16cex:commentExtensible w16cex:durableId="231ABD38" w16cex:dateUtc="2020-09-27T04:26:00Z"/>
  <w16cex:commentExtensible w16cex:durableId="2319AE52" w16cex:dateUtc="2020-09-26T09:10:00Z"/>
  <w16cex:commentExtensible w16cex:durableId="2319B599" w16cex:dateUtc="2020-09-26T09:42:00Z"/>
  <w16cex:commentExtensible w16cex:durableId="231ABDA1" w16cex:dateUtc="2020-09-27T04:28:00Z"/>
  <w16cex:commentExtensible w16cex:durableId="230B239A" w16cex:dateUtc="2020-09-15T08:27:00Z"/>
  <w16cex:commentExtensible w16cex:durableId="2319B0F0" w16cex:dateUtc="2020-09-26T09:22:00Z"/>
  <w16cex:commentExtensible w16cex:durableId="2319B18F" w16cex:dateUtc="2020-09-26T09:24:00Z"/>
  <w16cex:commentExtensible w16cex:durableId="2319B249" w16cex:dateUtc="2020-09-26T09:27:00Z"/>
  <w16cex:commentExtensible w16cex:durableId="2319B2B0" w16cex:dateUtc="2020-09-26T09:29:00Z"/>
  <w16cex:commentExtensible w16cex:durableId="2319B336" w16cex:dateUtc="2020-09-26T09:31:00Z"/>
  <w16cex:commentExtensible w16cex:durableId="2319B34C" w16cex:dateUtc="2020-09-26T09:32:00Z"/>
  <w16cex:commentExtensible w16cex:durableId="231ABEFD" w16cex:dateUtc="2020-09-27T04:34:00Z"/>
  <w16cex:commentExtensible w16cex:durableId="2319B43B" w16cex:dateUtc="2020-09-26T09:36:00Z"/>
  <w16cex:commentExtensible w16cex:durableId="2319B455" w16cex:dateUtc="2020-09-26T09:36:00Z"/>
  <w16cex:commentExtensible w16cex:durableId="231ABF62" w16cex:dateUtc="2020-09-27T04:36:00Z"/>
  <w16cex:commentExtensible w16cex:durableId="230C366F" w16cex:dateUtc="2020-09-16T03:59:00Z"/>
  <w16cex:commentExtensible w16cex:durableId="2319B525" w16cex:dateUtc="2020-09-26T09:40:00Z"/>
  <w16cex:commentExtensible w16cex:durableId="2319BE6B" w16cex:dateUtc="2020-09-26T10:19:00Z"/>
  <w16cex:commentExtensible w16cex:durableId="231ABF8F" w16cex:dateUtc="2020-09-27T04:36:00Z"/>
  <w16cex:commentExtensible w16cex:durableId="2319F458" w16cex:dateUtc="2020-09-26T14:09:00Z"/>
  <w16cex:commentExtensible w16cex:durableId="2319F5AE" w16cex:dateUtc="2020-09-26T14:15:00Z"/>
  <w16cex:commentExtensible w16cex:durableId="2319F5F2" w16cex:dateUtc="2020-09-26T14:16:00Z"/>
  <w16cex:commentExtensible w16cex:durableId="2319F625" w16cex:dateUtc="2020-09-26T14:17:00Z"/>
  <w16cex:commentExtensible w16cex:durableId="2319F648" w16cex:dateUtc="2020-09-26T14:18:00Z"/>
  <w16cex:commentExtensible w16cex:durableId="2319F6F7" w16cex:dateUtc="2020-09-26T14:20:00Z"/>
  <w16cex:commentExtensible w16cex:durableId="231AC021" w16cex:dateUtc="2020-09-27T04:39:00Z"/>
  <w16cex:commentExtensible w16cex:durableId="2319F7BE" w16cex:dateUtc="2020-09-26T14:24:00Z"/>
  <w16cex:commentExtensible w16cex:durableId="2319FB7C" w16cex:dateUtc="2020-09-26T14:40:00Z"/>
  <w16cex:commentExtensible w16cex:durableId="2319FB9A" w16cex:dateUtc="2020-09-26T14:40:00Z"/>
  <w16cex:commentExtensible w16cex:durableId="2319FD81" w16cex:dateUtc="2020-09-26T14:48:00Z"/>
  <w16cex:commentExtensible w16cex:durableId="2319FD9F" w16cex:dateUtc="2020-09-26T14:49:00Z"/>
  <w16cex:commentExtensible w16cex:durableId="2319FDA9" w16cex:dateUtc="2020-09-26T14:49:00Z"/>
  <w16cex:commentExtensible w16cex:durableId="231A130B" w16cex:dateUtc="2020-09-26T16:20:00Z"/>
  <w16cex:commentExtensible w16cex:durableId="231A1411" w16cex:dateUtc="2020-09-26T16:25:00Z"/>
  <w16cex:commentExtensible w16cex:durableId="231AC116" w16cex:dateUtc="2020-09-27T04:43:00Z"/>
  <w16cex:commentExtensible w16cex:durableId="231A144D" w16cex:dateUtc="2020-09-26T16:26:00Z"/>
  <w16cex:commentExtensible w16cex:durableId="231A145C" w16cex:dateUtc="2020-09-26T16:26:00Z"/>
  <w16cex:commentExtensible w16cex:durableId="231A147B" w16cex:dateUtc="2020-09-26T16:26:00Z"/>
  <w16cex:commentExtensible w16cex:durableId="231A1B11" w16cex:dateUtc="2020-09-26T16:54:00Z"/>
  <w16cex:commentExtensible w16cex:durableId="231A1BDE" w16cex:dateUtc="2020-09-26T16:58:00Z"/>
  <w16cex:commentExtensible w16cex:durableId="231AC196" w16cex:dateUtc="2020-09-27T04:45:00Z"/>
  <w16cex:commentExtensible w16cex:durableId="231A1CAB" w16cex:dateUtc="2020-09-26T17:01:00Z"/>
  <w16cex:commentExtensible w16cex:durableId="231A1E6E" w16cex:dateUtc="2020-09-26T17:09:00Z"/>
  <w16cex:commentExtensible w16cex:durableId="231A1FE9" w16cex:dateUtc="2020-09-26T17:15:00Z"/>
  <w16cex:commentExtensible w16cex:durableId="231A1FFB" w16cex:dateUtc="2020-09-26T17:15:00Z"/>
  <w16cex:commentExtensible w16cex:durableId="231A2118" w16cex:dateUtc="2020-09-26T17:20:00Z"/>
  <w16cex:commentExtensible w16cex:durableId="231A21AA" w16cex:dateUtc="2020-09-26T17:23:00Z"/>
  <w16cex:commentExtensible w16cex:durableId="231A21F6" w16cex:dateUtc="2020-09-26T17:24:00Z"/>
  <w16cex:commentExtensible w16cex:durableId="231A21D4" w16cex:dateUtc="2020-09-26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EE5BAE" w16cid:durableId="2319AA31"/>
  <w16cid:commentId w16cid:paraId="2775E3AD" w16cid:durableId="2319AA3F"/>
  <w16cid:commentId w16cid:paraId="2F51E609" w16cid:durableId="2319AA6F"/>
  <w16cid:commentId w16cid:paraId="4206629E" w16cid:durableId="2319AA8D"/>
  <w16cid:commentId w16cid:paraId="51743B57" w16cid:durableId="231ABBDC"/>
  <w16cid:commentId w16cid:paraId="41D0B509" w16cid:durableId="2319AABF"/>
  <w16cid:commentId w16cid:paraId="7D7206C0" w16cid:durableId="2319AB27"/>
  <w16cid:commentId w16cid:paraId="4303E425" w16cid:durableId="2319AC51"/>
  <w16cid:commentId w16cid:paraId="63CD1B84" w16cid:durableId="2319AC89"/>
  <w16cid:commentId w16cid:paraId="6BE85010" w16cid:durableId="231ABD38"/>
  <w16cid:commentId w16cid:paraId="618E4B92" w16cid:durableId="2319AE52"/>
  <w16cid:commentId w16cid:paraId="3710B193" w16cid:durableId="2319B599"/>
  <w16cid:commentId w16cid:paraId="3C920C8E" w16cid:durableId="231ABDA1"/>
  <w16cid:commentId w16cid:paraId="4000B14B" w16cid:durableId="230B239A"/>
  <w16cid:commentId w16cid:paraId="59856157" w16cid:durableId="2319B0F0"/>
  <w16cid:commentId w16cid:paraId="5B4BE2E0" w16cid:durableId="2319B18F"/>
  <w16cid:commentId w16cid:paraId="6E7DFCA9" w16cid:durableId="2319B249"/>
  <w16cid:commentId w16cid:paraId="1BE923CD" w16cid:durableId="2319B2B0"/>
  <w16cid:commentId w16cid:paraId="062DA5F8" w16cid:durableId="2319B336"/>
  <w16cid:commentId w16cid:paraId="23117030" w16cid:durableId="2319B34C"/>
  <w16cid:commentId w16cid:paraId="4438B99D" w16cid:durableId="231ABEFD"/>
  <w16cid:commentId w16cid:paraId="05135248" w16cid:durableId="2319B43B"/>
  <w16cid:commentId w16cid:paraId="3ADF5EF1" w16cid:durableId="2319B455"/>
  <w16cid:commentId w16cid:paraId="5BA86C7E" w16cid:durableId="231ABF62"/>
  <w16cid:commentId w16cid:paraId="035D49D5" w16cid:durableId="230C366F"/>
  <w16cid:commentId w16cid:paraId="44E517F8" w16cid:durableId="2319B525"/>
  <w16cid:commentId w16cid:paraId="099E30B4" w16cid:durableId="2319BE6B"/>
  <w16cid:commentId w16cid:paraId="151D5DE4" w16cid:durableId="231ABF8F"/>
  <w16cid:commentId w16cid:paraId="5A6658EE" w16cid:durableId="2319F458"/>
  <w16cid:commentId w16cid:paraId="3E4AE915" w16cid:durableId="2319F5AE"/>
  <w16cid:commentId w16cid:paraId="72F875D8" w16cid:durableId="2319F5F2"/>
  <w16cid:commentId w16cid:paraId="28A96A1E" w16cid:durableId="2319F625"/>
  <w16cid:commentId w16cid:paraId="253DB8C5" w16cid:durableId="2319F648"/>
  <w16cid:commentId w16cid:paraId="15E286CA" w16cid:durableId="2319F6F7"/>
  <w16cid:commentId w16cid:paraId="051E2E64" w16cid:durableId="231AC021"/>
  <w16cid:commentId w16cid:paraId="0264E701" w16cid:durableId="2319F7BE"/>
  <w16cid:commentId w16cid:paraId="31615B13" w16cid:durableId="2319FB7C"/>
  <w16cid:commentId w16cid:paraId="53F2AA71" w16cid:durableId="2319FB9A"/>
  <w16cid:commentId w16cid:paraId="512A4DB7" w16cid:durableId="2319FD81"/>
  <w16cid:commentId w16cid:paraId="79D43221" w16cid:durableId="2319FD9F"/>
  <w16cid:commentId w16cid:paraId="4808CDF5" w16cid:durableId="2319FDA9"/>
  <w16cid:commentId w16cid:paraId="6786FD47" w16cid:durableId="231A130B"/>
  <w16cid:commentId w16cid:paraId="0A482039" w16cid:durableId="231A1411"/>
  <w16cid:commentId w16cid:paraId="3F975A6F" w16cid:durableId="231AC116"/>
  <w16cid:commentId w16cid:paraId="594006B4" w16cid:durableId="231A144D"/>
  <w16cid:commentId w16cid:paraId="6215FA09" w16cid:durableId="231A145C"/>
  <w16cid:commentId w16cid:paraId="40EEA2AF" w16cid:durableId="231A147B"/>
  <w16cid:commentId w16cid:paraId="621C12F1" w16cid:durableId="231A1B11"/>
  <w16cid:commentId w16cid:paraId="189EFB25" w16cid:durableId="231A1BDE"/>
  <w16cid:commentId w16cid:paraId="32C1F77D" w16cid:durableId="231AC196"/>
  <w16cid:commentId w16cid:paraId="6C8C1B18" w16cid:durableId="231A1CAB"/>
  <w16cid:commentId w16cid:paraId="7322E47A" w16cid:durableId="231A1E6E"/>
  <w16cid:commentId w16cid:paraId="66FC77DC" w16cid:durableId="231A1FE9"/>
  <w16cid:commentId w16cid:paraId="27F23415" w16cid:durableId="231A1FFB"/>
  <w16cid:commentId w16cid:paraId="7A8739DA" w16cid:durableId="231A2118"/>
  <w16cid:commentId w16cid:paraId="76E7FE82" w16cid:durableId="231A21AA"/>
  <w16cid:commentId w16cid:paraId="20E0CD2A" w16cid:durableId="231A21F6"/>
  <w16cid:commentId w16cid:paraId="05853BFB" w16cid:durableId="231A21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E6554" w14:textId="77777777" w:rsidR="00790828" w:rsidRDefault="00790828">
      <w:pPr>
        <w:spacing w:after="0" w:line="240" w:lineRule="auto"/>
      </w:pPr>
      <w:r>
        <w:separator/>
      </w:r>
    </w:p>
  </w:endnote>
  <w:endnote w:type="continuationSeparator" w:id="0">
    <w:p w14:paraId="0E041465" w14:textId="77777777" w:rsidR="00790828" w:rsidRDefault="00790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Headings CS)">
    <w:altName w:val="Times New Roman"/>
    <w:panose1 w:val="020B0604020202020204"/>
    <w:charset w:val="00"/>
    <w:family w:val="roman"/>
    <w:pitch w:val="default"/>
  </w:font>
  <w:font w:name="Helvetica Neue Condensed">
    <w:panose1 w:val="02000806000000020004"/>
    <w:charset w:val="00"/>
    <w:family w:val="auto"/>
    <w:pitch w:val="variable"/>
    <w:sig w:usb0="A00002FF" w:usb1="5000205A"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A5AF" w14:textId="77777777" w:rsidR="006D0473" w:rsidRDefault="006D0473" w:rsidP="007A2B3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5AAD3C29" wp14:editId="113B3475">
              <wp:simplePos x="0" y="0"/>
              <wp:positionH relativeFrom="page">
                <wp:posOffset>767715</wp:posOffset>
              </wp:positionH>
              <wp:positionV relativeFrom="page">
                <wp:posOffset>8904605</wp:posOffset>
              </wp:positionV>
              <wp:extent cx="915924" cy="6096"/>
              <wp:effectExtent l="0" t="0" r="0" b="6985"/>
              <wp:wrapSquare wrapText="bothSides"/>
              <wp:docPr id="461" name="Group 46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6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FAC096" id="Group 461" o:spid="_x0000_s1026" style="position:absolute;margin-left:60.45pt;margin-top:701.15pt;width:72.1pt;height:.5pt;z-index:251757568;mso-position-horizontal-relative:page;mso-position-vertical-relative:page" coordsize="9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">
              <v:shape id="Shape 4010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&#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&#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056BA" w14:textId="0CC0093E" w:rsidR="006D0473" w:rsidRDefault="006D0473" w:rsidP="007A2B3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1A7EDAE1" wp14:editId="33A12346">
              <wp:simplePos x="0" y="0"/>
              <wp:positionH relativeFrom="page">
                <wp:posOffset>764277</wp:posOffset>
              </wp:positionH>
              <wp:positionV relativeFrom="page">
                <wp:posOffset>8918269</wp:posOffset>
              </wp:positionV>
              <wp:extent cx="920496" cy="6096"/>
              <wp:effectExtent l="0" t="0" r="0" b="6985"/>
              <wp:wrapSquare wrapText="bothSides"/>
              <wp:docPr id="20" name="Group 2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1"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7DA487" id="Group 20" o:spid="_x0000_s1026" style="position:absolute;margin-left:60.2pt;margin-top:702.25pt;width:72.5pt;height:.5pt;z-index:251769856;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">
              <v:shape id="Shape 4014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" path="m,l9144,r,9144l,9144,,e" fillcolor="black" stroked="f" strokeweight="0">
                <v:stroke miterlimit="83231f" joinstyle="miter"/>
                <v:path arrowok="t" textboxrect="0,0,9144,9144"/>
              </v:shape>
              <v:shape id="Shape 4014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FC3B" w14:textId="5EB7AB3F" w:rsidR="006D0473" w:rsidRDefault="006D0473" w:rsidP="002F5648">
    <w:pPr>
      <w:spacing w:after="15" w:line="216" w:lineRule="auto"/>
      <w:ind w:left="23" w:right="-13" w:firstLine="8008"/>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3706FA13" w14:textId="4731860C" w:rsidR="006D0473" w:rsidRDefault="006D0473" w:rsidP="002F5648">
    <w:pPr>
      <w:spacing w:after="15" w:line="216" w:lineRule="auto"/>
      <w:ind w:left="0" w:right="4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584658" wp14:editId="21F33F10">
              <wp:simplePos x="0" y="0"/>
              <wp:positionH relativeFrom="page">
                <wp:posOffset>6126217</wp:posOffset>
              </wp:positionH>
              <wp:positionV relativeFrom="page">
                <wp:posOffset>8733155</wp:posOffset>
              </wp:positionV>
              <wp:extent cx="920496" cy="6096"/>
              <wp:effectExtent l="0" t="0" r="0" b="6985"/>
              <wp:wrapSquare wrapText="bothSides"/>
              <wp:docPr id="38925" name="Group 389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40"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1"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568E4E" id="Group 38925" o:spid="_x0000_s1026" style="position:absolute;margin-left:482.4pt;margin-top:687.65pt;width:72.5pt;height:.5pt;z-index:251668480;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">
              <v:shape id="Shape 4014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" path="m,l9144,r,9144l,9144,,e" fillcolor="black" stroked="f" strokeweight="0">
                <v:stroke miterlimit="83231f" joinstyle="miter"/>
                <v:path arrowok="t" textboxrect="0,0,9144,9144"/>
              </v:shape>
              <v:shape id="Shape 4014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&#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21B47ADA" w14:textId="0709ECF9" w:rsidR="006D0473" w:rsidRDefault="006D0473" w:rsidP="002F5648">
    <w:pPr>
      <w:spacing w:after="0" w:line="240" w:lineRule="auto"/>
      <w:ind w:left="0" w:right="5212" w:firstLine="0"/>
      <w:jc w:val="left"/>
    </w:pPr>
    <w:r>
      <w:rPr>
        <w:sz w:val="12"/>
      </w:rPr>
      <w:t>Copyright (c) Craig Larman &amp; Bas Vodde 2009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131C" w14:textId="77777777" w:rsidR="006D0473" w:rsidRDefault="006D0473">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5E9899" wp14:editId="2F10EF17">
              <wp:simplePos x="0" y="0"/>
              <wp:positionH relativeFrom="page">
                <wp:posOffset>5942838</wp:posOffset>
              </wp:positionH>
              <wp:positionV relativeFrom="page">
                <wp:posOffset>8682990</wp:posOffset>
              </wp:positionV>
              <wp:extent cx="920496" cy="6096"/>
              <wp:effectExtent l="0" t="0" r="0" b="0"/>
              <wp:wrapSquare wrapText="bothSides"/>
              <wp:docPr id="38903" name="Group 389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36" name="Shape 40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7" name="Shape 4013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8C5741" id="Group 38903" o:spid="_x0000_s1026" style="position:absolute;margin-left:467.95pt;margin-top:683.7pt;width:72.5pt;height:.5pt;z-index:251669504;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">
              <v:shape id="Shape 4013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" path="m,l9144,r,9144l,9144,,e" fillcolor="black" stroked="f" strokeweight="0">
                <v:stroke miterlimit="83231f" joinstyle="miter"/>
                <v:path arrowok="t" textboxrect="0,0,9144,9144"/>
              </v:shape>
              <v:shape id="Shape 40137"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FE141" w14:textId="77777777" w:rsidR="006D0473" w:rsidRDefault="006D0473">
    <w:pPr>
      <w:spacing w:after="0" w:line="240" w:lineRule="auto"/>
      <w:ind w:left="23" w:right="5212" w:firstLine="0"/>
      <w:jc w:val="left"/>
    </w:pPr>
    <w:r>
      <w:rPr>
        <w:sz w:val="12"/>
      </w:rPr>
      <w:t>Copyright (c) Craig Larman &amp; Bas Vodde 2009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3F9C5" w14:textId="4451C33B" w:rsidR="006D0473" w:rsidRDefault="006D0473" w:rsidP="000A75A3">
    <w:pPr>
      <w:spacing w:after="15" w:line="216" w:lineRule="auto"/>
      <w:ind w:left="31" w:right="49" w:firstLine="7907"/>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573FBC5A" w14:textId="0FBB8B59" w:rsidR="006D0473" w:rsidRDefault="006D0473" w:rsidP="000A75A3">
    <w:pPr>
      <w:spacing w:after="15" w:line="216" w:lineRule="auto"/>
      <w:ind w:left="0" w:right="-93" w:firstLine="0"/>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E32FE8C" wp14:editId="7E896390">
              <wp:simplePos x="0" y="0"/>
              <wp:positionH relativeFrom="page">
                <wp:posOffset>6087019</wp:posOffset>
              </wp:positionH>
              <wp:positionV relativeFrom="page">
                <wp:posOffset>8716645</wp:posOffset>
              </wp:positionV>
              <wp:extent cx="920496" cy="6096"/>
              <wp:effectExtent l="0" t="0" r="0" b="6985"/>
              <wp:wrapSquare wrapText="bothSides"/>
              <wp:docPr id="464" name="Group 46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2BBA33" id="Group 464" o:spid="_x0000_s1026" style="position:absolute;margin-left:479.3pt;margin-top:686.35pt;width:72.5pt;height:.5pt;z-index:251758592;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">
              <v:shape id="Shape 4010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&#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&#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4329BF28" w14:textId="77777777" w:rsidR="006D0473" w:rsidRDefault="006D0473" w:rsidP="00D36A37">
    <w:pPr>
      <w:spacing w:after="0" w:line="240" w:lineRule="auto"/>
      <w:ind w:left="0" w:right="5213" w:firstLine="0"/>
      <w:jc w:val="left"/>
    </w:pPr>
    <w:r>
      <w:rPr>
        <w:sz w:val="12"/>
      </w:rPr>
      <w:t>Copyright (c) Craig Larman &amp; Bas Vodde 2009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C50BA" w14:textId="113B3E4A" w:rsidR="006D0473" w:rsidRDefault="006D0473" w:rsidP="00BC31D7">
    <w:pPr>
      <w:spacing w:after="15" w:line="216" w:lineRule="auto"/>
      <w:ind w:left="0" w:right="49" w:firstLine="7938"/>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07587E81" w14:textId="28D145B8" w:rsidR="006D0473" w:rsidRDefault="006D0473" w:rsidP="00BC31D7">
    <w:pPr>
      <w:tabs>
        <w:tab w:val="left" w:pos="851"/>
      </w:tabs>
      <w:spacing w:after="15" w:line="216" w:lineRule="auto"/>
      <w:ind w:left="0" w:right="100" w:firstLine="0"/>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585C8380" wp14:editId="70D40B1E">
              <wp:simplePos x="0" y="0"/>
              <wp:positionH relativeFrom="page">
                <wp:posOffset>6063324</wp:posOffset>
              </wp:positionH>
              <wp:positionV relativeFrom="page">
                <wp:posOffset>8716010</wp:posOffset>
              </wp:positionV>
              <wp:extent cx="920115" cy="5715"/>
              <wp:effectExtent l="0" t="0" r="0" b="6985"/>
              <wp:wrapSquare wrapText="bothSides"/>
              <wp:docPr id="467" name="Group 467"/>
              <wp:cNvGraphicFramePr/>
              <a:graphic xmlns:a="http://schemas.openxmlformats.org/drawingml/2006/main">
                <a:graphicData uri="http://schemas.microsoft.com/office/word/2010/wordprocessingGroup">
                  <wpg:wgp>
                    <wpg:cNvGrpSpPr/>
                    <wpg:grpSpPr>
                      <a:xfrm>
                        <a:off x="0" y="0"/>
                        <a:ext cx="920115" cy="5715"/>
                        <a:chOff x="0" y="0"/>
                        <a:chExt cx="920496" cy="6096"/>
                      </a:xfrm>
                    </wpg:grpSpPr>
                    <wps:wsp>
                      <wps:cNvPr id="46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0CA0DB" id="Group 467" o:spid="_x0000_s1026" style="position:absolute;margin-left:477.45pt;margin-top:686.3pt;width:72.45pt;height:.45pt;z-index:251759616;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">
              <v:shape id="Shape 4010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&#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&#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68F9E02B" w14:textId="77777777" w:rsidR="006D0473" w:rsidRDefault="006D0473">
    <w:pPr>
      <w:spacing w:after="0" w:line="240" w:lineRule="auto"/>
      <w:ind w:left="23" w:right="5213" w:firstLine="0"/>
      <w:jc w:val="left"/>
    </w:pPr>
    <w:r>
      <w:rPr>
        <w:sz w:val="12"/>
      </w:rPr>
      <w:t>Copyright (c) Craig Larman &amp; Bas Vodde 2009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91AC" w14:textId="77777777" w:rsidR="006D0473" w:rsidRPr="00E02351" w:rsidRDefault="006D0473" w:rsidP="002F5648">
    <w:pPr>
      <w:spacing w:after="0" w:line="259" w:lineRule="auto"/>
      <w:ind w:left="0" w:right="0" w:firstLine="0"/>
      <w:jc w:val="left"/>
      <w:rPr>
        <w:lang w:val="ru-RU"/>
      </w:rPr>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540D741F" wp14:editId="17127E9C">
              <wp:simplePos x="0" y="0"/>
              <wp:positionH relativeFrom="page">
                <wp:posOffset>806187</wp:posOffset>
              </wp:positionH>
              <wp:positionV relativeFrom="page">
                <wp:posOffset>8903970</wp:posOffset>
              </wp:positionV>
              <wp:extent cx="915924" cy="6096"/>
              <wp:effectExtent l="0" t="0" r="0" b="6985"/>
              <wp:wrapSquare wrapText="bothSides"/>
              <wp:docPr id="479" name="Group 47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8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95D827" id="Group 479" o:spid="_x0000_s1026" style="position:absolute;margin-left:63.5pt;margin-top:701.1pt;width:72.1pt;height:.5pt;z-index:251765760;mso-position-horizontal-relative:page;mso-position-vertical-relative:page" coordsize="9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">
              <v:shape id="Shape 4010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&#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&#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4C5C" w14:textId="087FC93F" w:rsidR="006D0473" w:rsidRDefault="006D0473" w:rsidP="007A2B32">
    <w:pPr>
      <w:spacing w:after="15" w:line="216" w:lineRule="auto"/>
      <w:ind w:left="23" w:right="-12" w:firstLine="8007"/>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023D90D6" wp14:editId="47AE34ED">
              <wp:simplePos x="0" y="0"/>
              <wp:positionH relativeFrom="page">
                <wp:posOffset>5873750</wp:posOffset>
              </wp:positionH>
              <wp:positionV relativeFrom="page">
                <wp:posOffset>8724556</wp:posOffset>
              </wp:positionV>
              <wp:extent cx="920496" cy="6096"/>
              <wp:effectExtent l="0" t="0" r="0" b="6985"/>
              <wp:wrapSquare wrapText="bothSides"/>
              <wp:docPr id="482" name="Group 48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B08227" id="Group 482" o:spid="_x0000_s1026" style="position:absolute;margin-left:462.5pt;margin-top:686.95pt;width:72.5pt;height:.5pt;z-index:251766784;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">
              <v:shape id="Shape 4010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&#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78A1DEC" w14:textId="59FE368E" w:rsidR="006D0473" w:rsidRDefault="006D0473">
    <w:pPr>
      <w:spacing w:after="0" w:line="240" w:lineRule="auto"/>
      <w:ind w:left="23" w:right="5213" w:firstLine="0"/>
      <w:jc w:val="left"/>
    </w:pPr>
    <w:r>
      <w:rPr>
        <w:sz w:val="12"/>
      </w:rPr>
      <w:t>Copyright (c) Craig Larman &amp; Bas Vodde 2009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8A32" w14:textId="77777777" w:rsidR="006D0473" w:rsidRDefault="006D047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46A426DA" wp14:editId="2273592E">
              <wp:simplePos x="0" y="0"/>
              <wp:positionH relativeFrom="page">
                <wp:posOffset>5942838</wp:posOffset>
              </wp:positionH>
              <wp:positionV relativeFrom="page">
                <wp:posOffset>8682990</wp:posOffset>
              </wp:positionV>
              <wp:extent cx="920496" cy="6096"/>
              <wp:effectExtent l="0" t="0" r="0" b="0"/>
              <wp:wrapSquare wrapText="bothSides"/>
              <wp:docPr id="485" name="Group 48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9AAA09" id="Group 485" o:spid="_x0000_s1026" style="position:absolute;margin-left:467.95pt;margin-top:683.7pt;width:72.5pt;height:.5pt;z-index:251767808;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">
              <v:shape id="Shape 4010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&#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7956CAA" w14:textId="77777777" w:rsidR="006D0473" w:rsidRDefault="006D0473">
    <w:pPr>
      <w:spacing w:after="0" w:line="240" w:lineRule="auto"/>
      <w:ind w:left="23" w:right="5213" w:firstLine="0"/>
      <w:jc w:val="left"/>
    </w:pPr>
    <w:r>
      <w:rPr>
        <w:sz w:val="12"/>
      </w:rPr>
      <w:t>Copyright (c) Craig Larman &amp; Bas Vodde 2009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D9089" w14:textId="77777777" w:rsidR="006D0473" w:rsidRDefault="006D0473" w:rsidP="007A2B3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47B46F43" wp14:editId="08249205">
              <wp:simplePos x="0" y="0"/>
              <wp:positionH relativeFrom="page">
                <wp:posOffset>809969</wp:posOffset>
              </wp:positionH>
              <wp:positionV relativeFrom="page">
                <wp:posOffset>8888095</wp:posOffset>
              </wp:positionV>
              <wp:extent cx="915924" cy="6096"/>
              <wp:effectExtent l="0" t="0" r="0" b="6985"/>
              <wp:wrapSquare wrapText="bothSides"/>
              <wp:docPr id="470" name="Group 47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7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85AC5C" id="Group 470" o:spid="_x0000_s1026" style="position:absolute;margin-left:63.8pt;margin-top:699.85pt;width:72.1pt;height:.5pt;z-index:251761664;mso-position-horizontal-relative:page;mso-position-vertical-relative:page" coordsize="9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">
              <v:shape id="Shape 4010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&#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&#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9F6C0" w14:textId="305FB5D8" w:rsidR="006D0473" w:rsidRDefault="006D0473" w:rsidP="002F5648">
    <w:pPr>
      <w:spacing w:after="15" w:line="216" w:lineRule="auto"/>
      <w:ind w:left="23" w:right="-12" w:firstLine="7895"/>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1AD04F96" w14:textId="627A7FF3" w:rsidR="006D0473" w:rsidRDefault="006D0473" w:rsidP="002F5648">
    <w:pPr>
      <w:spacing w:after="15" w:line="216" w:lineRule="auto"/>
      <w:ind w:left="0" w:right="-12" w:firstLine="0"/>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292E902A" wp14:editId="1A407A69">
              <wp:simplePos x="0" y="0"/>
              <wp:positionH relativeFrom="page">
                <wp:posOffset>6113408</wp:posOffset>
              </wp:positionH>
              <wp:positionV relativeFrom="page">
                <wp:posOffset>8720455</wp:posOffset>
              </wp:positionV>
              <wp:extent cx="920115" cy="5715"/>
              <wp:effectExtent l="0" t="0" r="0" b="6985"/>
              <wp:wrapSquare wrapText="bothSides"/>
              <wp:docPr id="473" name="Group 473"/>
              <wp:cNvGraphicFramePr/>
              <a:graphic xmlns:a="http://schemas.openxmlformats.org/drawingml/2006/main">
                <a:graphicData uri="http://schemas.microsoft.com/office/word/2010/wordprocessingGroup">
                  <wpg:wgp>
                    <wpg:cNvGrpSpPr/>
                    <wpg:grpSpPr>
                      <a:xfrm>
                        <a:off x="0" y="0"/>
                        <a:ext cx="920115" cy="5715"/>
                        <a:chOff x="0" y="0"/>
                        <a:chExt cx="920496" cy="6096"/>
                      </a:xfrm>
                    </wpg:grpSpPr>
                    <wps:wsp>
                      <wps:cNvPr id="47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97DE55" id="Group 473" o:spid="_x0000_s1026" style="position:absolute;margin-left:481.35pt;margin-top:686.65pt;width:72.45pt;height:.45pt;z-index:251762688;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">
              <v:shape id="Shape 4010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&#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&#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4489E324" w14:textId="6DE76E2C" w:rsidR="006D0473" w:rsidRDefault="006D0473" w:rsidP="002F5648">
    <w:pPr>
      <w:spacing w:after="0" w:line="240" w:lineRule="auto"/>
      <w:ind w:left="0" w:right="5213" w:firstLine="0"/>
      <w:jc w:val="left"/>
    </w:pPr>
    <w:r>
      <w:rPr>
        <w:sz w:val="12"/>
      </w:rPr>
      <w:t>Copyright (c) Craig Larman &amp; Bas Vodde 2009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69C" w14:textId="77777777" w:rsidR="006D0473" w:rsidRDefault="006D047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BD2AF3D" wp14:editId="0C99A396">
              <wp:simplePos x="0" y="0"/>
              <wp:positionH relativeFrom="page">
                <wp:posOffset>5942838</wp:posOffset>
              </wp:positionH>
              <wp:positionV relativeFrom="page">
                <wp:posOffset>8682990</wp:posOffset>
              </wp:positionV>
              <wp:extent cx="920496" cy="6096"/>
              <wp:effectExtent l="0" t="0" r="0" b="0"/>
              <wp:wrapSquare wrapText="bothSides"/>
              <wp:docPr id="476" name="Group 47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4B7D49" id="Group 476" o:spid="_x0000_s1026" style="position:absolute;margin-left:467.95pt;margin-top:683.7pt;width:72.5pt;height:.5pt;z-index:251763712;mso-position-horizontal-relative:page;mso-position-vertical-relative:page" coordsize="92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">
              <v:shape id="Shape 4010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&#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&#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E9C2AC" w14:textId="77777777" w:rsidR="006D0473" w:rsidRDefault="006D0473">
    <w:pPr>
      <w:spacing w:after="0" w:line="240" w:lineRule="auto"/>
      <w:ind w:left="23" w:right="5213" w:firstLine="0"/>
      <w:jc w:val="left"/>
    </w:pPr>
    <w:r>
      <w:rPr>
        <w:sz w:val="12"/>
      </w:rPr>
      <w:t>Copyright (c) Craig Larman &amp; Bas Vodde 2009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F38D7" w14:textId="77777777" w:rsidR="00790828" w:rsidRDefault="00790828">
      <w:pPr>
        <w:spacing w:after="0" w:line="253" w:lineRule="auto"/>
        <w:ind w:left="648" w:right="140" w:hanging="288"/>
        <w:jc w:val="left"/>
      </w:pPr>
      <w:r>
        <w:separator/>
      </w:r>
    </w:p>
  </w:footnote>
  <w:footnote w:type="continuationSeparator" w:id="0">
    <w:p w14:paraId="0521B2B8" w14:textId="77777777" w:rsidR="00790828" w:rsidRDefault="00790828">
      <w:pPr>
        <w:spacing w:after="0" w:line="253" w:lineRule="auto"/>
        <w:ind w:left="648" w:right="140" w:hanging="288"/>
        <w:jc w:val="left"/>
      </w:pPr>
      <w:r>
        <w:continuationSeparator/>
      </w:r>
    </w:p>
  </w:footnote>
  <w:footnote w:id="1">
    <w:p w14:paraId="37B1001A" w14:textId="05FFB6C8" w:rsidR="006D0473" w:rsidRDefault="006D0473">
      <w:pPr>
        <w:pStyle w:val="footnotedescription"/>
        <w:ind w:right="140"/>
      </w:pPr>
      <w:r w:rsidRPr="009E0099">
        <w:rPr>
          <w:rStyle w:val="footnotemark"/>
          <w:vertAlign w:val="baseline"/>
        </w:rPr>
        <w:footnoteRef/>
      </w:r>
      <w:r>
        <w:t xml:space="preserve"> . </w:t>
      </w:r>
      <w:r w:rsidRPr="00CD731E">
        <w:t>Для читателей, работающих в сфере обслуживания</w:t>
      </w:r>
      <w:r>
        <w:t xml:space="preserve">, </w:t>
      </w:r>
      <w:r w:rsidRPr="00CD731E">
        <w:t>заметим, что большинство принципов бережливого подхода довольно общие</w:t>
      </w:r>
      <w:r>
        <w:t xml:space="preserve">, </w:t>
      </w:r>
      <w:r w:rsidRPr="00CD731E">
        <w:t>такие как</w:t>
      </w:r>
      <w:r>
        <w:t xml:space="preserve"> </w:t>
      </w:r>
      <w:r w:rsidRPr="00CD731E">
        <w:rPr>
          <w:i/>
        </w:rPr>
        <w:t>образ мышлени</w:t>
      </w:r>
      <w:r>
        <w:rPr>
          <w:i/>
          <w:lang w:val="ru-RU"/>
        </w:rPr>
        <w:t>я</w:t>
      </w:r>
      <w:r w:rsidRPr="00CD731E">
        <w:rPr>
          <w:i/>
        </w:rPr>
        <w:t xml:space="preserve"> непрерывного совершенствования </w:t>
      </w:r>
      <w:r>
        <w:rPr>
          <w:lang w:val="ru-RU"/>
        </w:rPr>
        <w:t>и</w:t>
      </w:r>
      <w:r>
        <w:t xml:space="preserve"> </w:t>
      </w:r>
      <w:r>
        <w:rPr>
          <w:i/>
          <w:lang w:val="ru-RU"/>
        </w:rPr>
        <w:t>менеджеры</w:t>
      </w:r>
      <w:r>
        <w:rPr>
          <w:i/>
        </w:rPr>
        <w:t>-</w:t>
      </w:r>
      <w:r>
        <w:rPr>
          <w:i/>
          <w:lang w:val="ru-RU"/>
        </w:rPr>
        <w:t>учителя</w:t>
      </w:r>
      <w:r>
        <w:t xml:space="preserve"> </w:t>
      </w:r>
      <w:r>
        <w:rPr>
          <w:lang w:val="ru-RU"/>
        </w:rPr>
        <w:t>которые являются экспертами в своём деле и выступают в роли наставников</w:t>
      </w:r>
      <w:r>
        <w:t xml:space="preserve">. </w:t>
      </w:r>
      <w:r w:rsidRPr="00CD731E">
        <w:t>Но некоторые принципы потребуют незначительной адаптации</w:t>
      </w:r>
      <w:r>
        <w:t xml:space="preserve">, </w:t>
      </w:r>
      <w:r w:rsidRPr="00CD731E">
        <w:t>например:</w:t>
      </w:r>
      <w:r>
        <w:t xml:space="preserve"> </w:t>
      </w:r>
      <w:r w:rsidRPr="00CD731E">
        <w:rPr>
          <w:i/>
        </w:rPr>
        <w:t>превосходные инженеры с большим стажем</w:t>
      </w:r>
      <w:r>
        <w:t xml:space="preserve"> </w:t>
      </w:r>
      <w:r w:rsidRPr="00CD731E">
        <w:t>в</w:t>
      </w:r>
      <w:r>
        <w:t xml:space="preserve"> </w:t>
      </w:r>
      <w:r w:rsidRPr="00CD731E">
        <w:rPr>
          <w:i/>
        </w:rPr>
        <w:t xml:space="preserve">превосходные </w:t>
      </w:r>
      <w:r>
        <w:rPr>
          <w:i/>
          <w:lang w:val="ru-RU"/>
        </w:rPr>
        <w:t>рабочие с большим стажем</w:t>
      </w:r>
      <w:r>
        <w:t xml:space="preserve">, </w:t>
      </w:r>
      <w:r>
        <w:rPr>
          <w:lang w:val="ru-RU"/>
        </w:rPr>
        <w:t>или</w:t>
      </w:r>
      <w:r>
        <w:t xml:space="preserve"> </w:t>
      </w:r>
      <w:r>
        <w:rPr>
          <w:i/>
          <w:lang w:val="ru-RU"/>
        </w:rPr>
        <w:t>разработка новых продуктов</w:t>
      </w:r>
      <w:r>
        <w:t xml:space="preserve"> </w:t>
      </w:r>
      <w:r>
        <w:rPr>
          <w:lang w:val="ru-RU"/>
        </w:rPr>
        <w:t>в</w:t>
      </w:r>
      <w:r>
        <w:t xml:space="preserve"> </w:t>
      </w:r>
      <w:r>
        <w:rPr>
          <w:i/>
          <w:lang w:val="ru-RU"/>
        </w:rPr>
        <w:t>новые сервисы</w:t>
      </w:r>
      <w:r>
        <w:t>.</w:t>
      </w:r>
    </w:p>
  </w:footnote>
  <w:footnote w:id="2">
    <w:p w14:paraId="5CBE0A74" w14:textId="72356AD9" w:rsidR="006D0473" w:rsidRPr="005D0567" w:rsidRDefault="006D0473" w:rsidP="006F729E">
      <w:pPr>
        <w:pStyle w:val="footnotedescription"/>
        <w:jc w:val="both"/>
      </w:pPr>
      <w:r w:rsidRPr="009E0099">
        <w:rPr>
          <w:rStyle w:val="footnotemark"/>
          <w:vertAlign w:val="baseline"/>
        </w:rPr>
        <w:footnoteRef/>
      </w:r>
      <w:r>
        <w:t xml:space="preserve"> </w:t>
      </w:r>
      <w:r>
        <w:t xml:space="preserve">. </w:t>
      </w:r>
      <w:r w:rsidRPr="005D0567">
        <w:t>Смотрите</w:t>
      </w:r>
      <w:r>
        <w:t xml:space="preserve">, </w:t>
      </w:r>
      <w:r w:rsidRPr="005D0567">
        <w:t>например</w:t>
      </w:r>
      <w:r>
        <w:t xml:space="preserve">, PRTM [McGrath96, McGrath04] </w:t>
      </w:r>
      <w:r>
        <w:rPr>
          <w:lang w:val="ru-RU"/>
        </w:rPr>
        <w:t>где можно найти</w:t>
      </w:r>
      <w:r w:rsidRPr="005D0567">
        <w:t xml:space="preserve"> </w:t>
      </w:r>
      <w:r>
        <w:rPr>
          <w:lang w:val="ru-RU"/>
        </w:rPr>
        <w:t>подборку традиционных</w:t>
      </w:r>
      <w:r w:rsidRPr="005D0567">
        <w:t xml:space="preserve"> </w:t>
      </w:r>
      <w:r>
        <w:t>—</w:t>
      </w:r>
      <w:r w:rsidRPr="005D0567">
        <w:t xml:space="preserve"> и не</w:t>
      </w:r>
      <w:r>
        <w:t>-</w:t>
      </w:r>
      <w:r>
        <w:rPr>
          <w:lang w:val="ru-RU"/>
        </w:rPr>
        <w:t>бережливых</w:t>
      </w:r>
      <w:r w:rsidRPr="005D0567">
        <w:t xml:space="preserve"> </w:t>
      </w:r>
      <w:r>
        <w:t>—</w:t>
      </w:r>
      <w:r>
        <w:rPr>
          <w:lang w:val="ru-RU"/>
        </w:rPr>
        <w:t xml:space="preserve"> идей продуктовой разработки</w:t>
      </w:r>
      <w:r>
        <w:t>.</w:t>
      </w:r>
    </w:p>
  </w:footnote>
  <w:footnote w:id="3">
    <w:p w14:paraId="3B0B338A" w14:textId="2642EC67" w:rsidR="006D0473" w:rsidRDefault="006D0473" w:rsidP="00ED1B61">
      <w:pPr>
        <w:pStyle w:val="footnotedescription"/>
        <w:ind w:right="87"/>
      </w:pPr>
      <w:r w:rsidRPr="009E0099">
        <w:rPr>
          <w:rStyle w:val="footnotemark"/>
          <w:vertAlign w:val="baseline"/>
        </w:rPr>
        <w:footnoteRef/>
      </w:r>
      <w:r>
        <w:t xml:space="preserve"> </w:t>
      </w:r>
      <w:r>
        <w:t xml:space="preserve">. </w:t>
      </w:r>
      <w:r>
        <w:rPr>
          <w:lang w:val="ru-RU"/>
        </w:rPr>
        <w:t>В</w:t>
      </w:r>
      <w:r w:rsidRPr="005C0131">
        <w:rPr>
          <w:lang w:val="ru-RU"/>
        </w:rPr>
        <w:t xml:space="preserve"> </w:t>
      </w:r>
      <w:r>
        <w:rPr>
          <w:lang w:val="ru-RU"/>
        </w:rPr>
        <w:t>оригинале</w:t>
      </w:r>
      <w:r w:rsidRPr="005C0131">
        <w:rPr>
          <w:lang w:val="ru-RU"/>
        </w:rPr>
        <w:t xml:space="preserve"> </w:t>
      </w:r>
      <w:r>
        <w:rPr>
          <w:lang w:val="ru-RU"/>
        </w:rPr>
        <w:t>название</w:t>
      </w:r>
      <w:r w:rsidRPr="005C0131">
        <w:rPr>
          <w:lang w:val="ru-RU"/>
        </w:rPr>
        <w:t xml:space="preserve"> </w:t>
      </w:r>
      <w:r>
        <w:rPr>
          <w:lang w:val="ru-RU"/>
        </w:rPr>
        <w:t>звучало</w:t>
      </w:r>
      <w:r w:rsidRPr="005C0131">
        <w:rPr>
          <w:lang w:val="ru-RU"/>
        </w:rPr>
        <w:t xml:space="preserve"> </w:t>
      </w:r>
      <w:r>
        <w:rPr>
          <w:lang w:val="ru-RU"/>
        </w:rPr>
        <w:t>как</w:t>
      </w:r>
      <w:r w:rsidRPr="005C0131">
        <w:rPr>
          <w:lang w:val="ru-RU"/>
        </w:rPr>
        <w:t xml:space="preserve"> </w:t>
      </w:r>
      <w:r>
        <w:rPr>
          <w:i/>
          <w:lang w:val="ru-RU"/>
        </w:rPr>
        <w:t>Система Уважения к Людям</w:t>
      </w:r>
      <w:r>
        <w:rPr>
          <w:i/>
        </w:rPr>
        <w:t xml:space="preserve">. </w:t>
      </w:r>
      <w:r>
        <w:rPr>
          <w:lang w:val="ru-RU"/>
        </w:rPr>
        <w:t>Некоторые называли это</w:t>
      </w:r>
      <w:r>
        <w:t xml:space="preserve"> </w:t>
      </w:r>
      <w:r>
        <w:rPr>
          <w:i/>
          <w:lang w:val="ru-RU"/>
        </w:rPr>
        <w:t>Путь Мышления (</w:t>
      </w:r>
      <w:r w:rsidRPr="005C0131">
        <w:rPr>
          <w:i/>
          <w:lang w:val="en-US"/>
        </w:rPr>
        <w:t>The</w:t>
      </w:r>
      <w:r w:rsidRPr="005C0131">
        <w:rPr>
          <w:i/>
          <w:lang w:val="ru-RU"/>
        </w:rPr>
        <w:t xml:space="preserve"> </w:t>
      </w:r>
      <w:r w:rsidRPr="005C0131">
        <w:rPr>
          <w:i/>
          <w:lang w:val="en-US"/>
        </w:rPr>
        <w:t>Thinking</w:t>
      </w:r>
      <w:r w:rsidRPr="005C0131">
        <w:rPr>
          <w:i/>
          <w:lang w:val="ru-RU"/>
        </w:rPr>
        <w:t xml:space="preserve"> </w:t>
      </w:r>
      <w:r w:rsidRPr="005C0131">
        <w:rPr>
          <w:i/>
          <w:lang w:val="en-US"/>
        </w:rPr>
        <w:t>Way</w:t>
      </w:r>
      <w:r w:rsidRPr="005C0131">
        <w:rPr>
          <w:i/>
          <w:lang w:val="ru-RU"/>
        </w:rPr>
        <w:t>)</w:t>
      </w:r>
      <w:r>
        <w:t xml:space="preserve">. </w:t>
      </w:r>
      <w:r>
        <w:rPr>
          <w:lang w:val="ru-RU"/>
        </w:rPr>
        <w:t>Система</w:t>
      </w:r>
      <w:r w:rsidRPr="005C0131">
        <w:rPr>
          <w:lang w:val="ru-RU"/>
        </w:rPr>
        <w:t xml:space="preserve"> </w:t>
      </w:r>
      <w:r>
        <w:rPr>
          <w:lang w:val="ru-RU"/>
        </w:rPr>
        <w:t>акцентирует</w:t>
      </w:r>
      <w:r w:rsidRPr="005C0131">
        <w:rPr>
          <w:lang w:val="ru-RU"/>
        </w:rPr>
        <w:t xml:space="preserve"> </w:t>
      </w:r>
      <w:r>
        <w:rPr>
          <w:lang w:val="ru-RU"/>
        </w:rPr>
        <w:t>внимание</w:t>
      </w:r>
      <w:r w:rsidRPr="005C0131">
        <w:rPr>
          <w:lang w:val="ru-RU"/>
        </w:rPr>
        <w:t xml:space="preserve"> </w:t>
      </w:r>
      <w:r>
        <w:rPr>
          <w:lang w:val="ru-RU"/>
        </w:rPr>
        <w:t>на</w:t>
      </w:r>
      <w:r w:rsidRPr="005C0131">
        <w:rPr>
          <w:lang w:val="ru-RU"/>
        </w:rPr>
        <w:t xml:space="preserve"> </w:t>
      </w:r>
      <w:r>
        <w:rPr>
          <w:lang w:val="ru-RU"/>
        </w:rPr>
        <w:t>культуре</w:t>
      </w:r>
      <w:r w:rsidRPr="005C0131">
        <w:rPr>
          <w:lang w:val="ru-RU"/>
        </w:rPr>
        <w:t xml:space="preserve"> </w:t>
      </w:r>
      <w:r>
        <w:rPr>
          <w:lang w:val="ru-RU"/>
        </w:rPr>
        <w:t>наставничества</w:t>
      </w:r>
      <w:r w:rsidRPr="005C0131">
        <w:rPr>
          <w:lang w:val="ru-RU"/>
        </w:rPr>
        <w:t xml:space="preserve"> </w:t>
      </w:r>
      <w:r>
        <w:t xml:space="preserve">Toyota </w:t>
      </w:r>
      <w:r>
        <w:rPr>
          <w:lang w:val="ru-RU"/>
        </w:rPr>
        <w:t>в</w:t>
      </w:r>
      <w:r w:rsidRPr="005C0131">
        <w:rPr>
          <w:lang w:val="ru-RU"/>
        </w:rPr>
        <w:t xml:space="preserve"> </w:t>
      </w:r>
      <w:r>
        <w:rPr>
          <w:lang w:val="ru-RU"/>
        </w:rPr>
        <w:t>продумывании</w:t>
      </w:r>
      <w:r w:rsidRPr="005C0131">
        <w:rPr>
          <w:lang w:val="ru-RU"/>
        </w:rPr>
        <w:t xml:space="preserve"> </w:t>
      </w:r>
      <w:r>
        <w:rPr>
          <w:lang w:val="ru-RU"/>
        </w:rPr>
        <w:t>и</w:t>
      </w:r>
      <w:r w:rsidRPr="005C0131">
        <w:rPr>
          <w:lang w:val="ru-RU"/>
        </w:rPr>
        <w:t xml:space="preserve"> </w:t>
      </w:r>
      <w:r>
        <w:rPr>
          <w:lang w:val="ru-RU"/>
        </w:rPr>
        <w:t>устранении</w:t>
      </w:r>
      <w:r w:rsidRPr="005C0131">
        <w:rPr>
          <w:lang w:val="ru-RU"/>
        </w:rPr>
        <w:t xml:space="preserve"> </w:t>
      </w:r>
      <w:r>
        <w:rPr>
          <w:lang w:val="ru-RU"/>
        </w:rPr>
        <w:t>корневых</w:t>
      </w:r>
      <w:r w:rsidRPr="005C0131">
        <w:rPr>
          <w:lang w:val="ru-RU"/>
        </w:rPr>
        <w:t xml:space="preserve"> </w:t>
      </w:r>
      <w:r>
        <w:rPr>
          <w:lang w:val="ru-RU"/>
        </w:rPr>
        <w:t>причин проблем</w:t>
      </w:r>
      <w:r w:rsidRPr="005C0131">
        <w:rPr>
          <w:lang w:val="ru-RU"/>
        </w:rPr>
        <w:t>,</w:t>
      </w:r>
      <w:r>
        <w:t xml:space="preserve"> </w:t>
      </w:r>
      <w:r>
        <w:rPr>
          <w:lang w:val="ru-RU"/>
        </w:rPr>
        <w:t>в помощи обществу и</w:t>
      </w:r>
      <w:r>
        <w:t xml:space="preserve"> </w:t>
      </w:r>
      <w:r>
        <w:rPr>
          <w:lang w:val="ru-RU"/>
        </w:rPr>
        <w:t>в гуманизации работы</w:t>
      </w:r>
      <w:r>
        <w:t xml:space="preserve"> [Fujimoto99, WJR90].</w:t>
      </w:r>
    </w:p>
  </w:footnote>
  <w:footnote w:id="4">
    <w:p w14:paraId="29A84E9A" w14:textId="598B54B5" w:rsidR="006D0473" w:rsidRDefault="006D0473" w:rsidP="008D14BE">
      <w:pPr>
        <w:pStyle w:val="footnotedescription"/>
        <w:ind w:right="87"/>
      </w:pPr>
      <w:r w:rsidRPr="009E0099">
        <w:rPr>
          <w:rStyle w:val="footnotemark"/>
          <w:vertAlign w:val="baseline"/>
        </w:rPr>
        <w:footnoteRef/>
      </w:r>
      <w:r>
        <w:t xml:space="preserve"> </w:t>
      </w:r>
      <w:r>
        <w:t>.</w:t>
      </w:r>
      <w:r>
        <w:rPr>
          <w:lang w:val="ru-RU"/>
        </w:rPr>
        <w:t xml:space="preserve"> </w:t>
      </w:r>
      <w:r w:rsidRPr="009E0099">
        <w:rPr>
          <w:lang w:val="ru-RU"/>
        </w:rPr>
        <w:t xml:space="preserve">J.D. Power </w:t>
      </w:r>
      <w:r>
        <w:rPr>
          <w:lang w:val="ru-RU"/>
        </w:rPr>
        <w:t>– популярный сайт с рейтингами и обзорами автомобилей</w:t>
      </w:r>
      <w:r w:rsidRPr="008D14BE">
        <w:rPr>
          <w:lang w:val="ru-RU"/>
        </w:rPr>
        <w:t xml:space="preserve"> (</w:t>
      </w:r>
      <w:r>
        <w:rPr>
          <w:lang w:val="ru-RU"/>
        </w:rPr>
        <w:t>прим</w:t>
      </w:r>
      <w:r w:rsidRPr="008D14BE">
        <w:rPr>
          <w:lang w:val="ru-RU"/>
        </w:rPr>
        <w:t xml:space="preserve">. </w:t>
      </w:r>
      <w:r>
        <w:rPr>
          <w:lang w:val="ru-RU"/>
        </w:rPr>
        <w:t>переводчика</w:t>
      </w:r>
      <w:r w:rsidRPr="008D14BE">
        <w:rPr>
          <w:lang w:val="ru-RU"/>
        </w:rPr>
        <w:t>)</w:t>
      </w:r>
      <w:r>
        <w:t>.</w:t>
      </w:r>
    </w:p>
  </w:footnote>
  <w:footnote w:id="5">
    <w:p w14:paraId="0D84D7CC" w14:textId="40470315" w:rsidR="006D0473" w:rsidRDefault="006D0473" w:rsidP="003379A8">
      <w:pPr>
        <w:pStyle w:val="footnotedescription"/>
        <w:ind w:right="87"/>
      </w:pPr>
      <w:r w:rsidRPr="009E0099">
        <w:rPr>
          <w:rStyle w:val="footnotemark"/>
          <w:vertAlign w:val="baseline"/>
        </w:rPr>
        <w:footnoteRef/>
      </w:r>
      <w:r>
        <w:t xml:space="preserve"> </w:t>
      </w:r>
      <w:r>
        <w:t>.</w:t>
      </w:r>
      <w:r>
        <w:rPr>
          <w:lang w:val="ru-RU"/>
        </w:rPr>
        <w:t xml:space="preserve"> Производственная</w:t>
      </w:r>
      <w:r w:rsidRPr="003379A8">
        <w:rPr>
          <w:lang w:val="ru-RU"/>
        </w:rPr>
        <w:t xml:space="preserve"> </w:t>
      </w:r>
      <w:r>
        <w:rPr>
          <w:lang w:val="ru-RU"/>
        </w:rPr>
        <w:t>Система</w:t>
      </w:r>
      <w:r w:rsidRPr="003379A8">
        <w:rPr>
          <w:lang w:val="ru-RU"/>
        </w:rPr>
        <w:t xml:space="preserve"> </w:t>
      </w:r>
      <w:r>
        <w:rPr>
          <w:lang w:val="en-US"/>
        </w:rPr>
        <w:t>Toyota</w:t>
      </w:r>
      <w:r w:rsidRPr="003379A8">
        <w:rPr>
          <w:lang w:val="ru-RU"/>
        </w:rPr>
        <w:t xml:space="preserve"> (Toyota Production System</w:t>
      </w:r>
      <w:r w:rsidRPr="00696277">
        <w:rPr>
          <w:lang w:val="ru-RU"/>
        </w:rPr>
        <w:t xml:space="preserve">, </w:t>
      </w:r>
      <w:r w:rsidRPr="003379A8">
        <w:rPr>
          <w:lang w:val="en-US"/>
        </w:rPr>
        <w:t>TPS</w:t>
      </w:r>
      <w:r w:rsidRPr="003379A8">
        <w:rPr>
          <w:lang w:val="ru-RU"/>
        </w:rPr>
        <w:t xml:space="preserve">) </w:t>
      </w:r>
      <w:r>
        <w:rPr>
          <w:lang w:val="ru-RU"/>
        </w:rPr>
        <w:t xml:space="preserve">является предшественником Пути </w:t>
      </w:r>
      <w:r>
        <w:rPr>
          <w:lang w:val="en-US"/>
        </w:rPr>
        <w:t>Toyota</w:t>
      </w:r>
      <w:r w:rsidRPr="003379A8">
        <w:rPr>
          <w:lang w:val="ru-RU"/>
        </w:rPr>
        <w:t xml:space="preserve"> [</w:t>
      </w:r>
      <w:r w:rsidRPr="003379A8">
        <w:rPr>
          <w:lang w:val="en-US"/>
        </w:rPr>
        <w:t>Ohno</w:t>
      </w:r>
      <w:r w:rsidRPr="003379A8">
        <w:rPr>
          <w:lang w:val="ru-RU"/>
        </w:rPr>
        <w:t>88]</w:t>
      </w:r>
      <w:r>
        <w:t>.</w:t>
      </w:r>
    </w:p>
  </w:footnote>
  <w:footnote w:id="6">
    <w:p w14:paraId="4BFEC262" w14:textId="1C6446BB" w:rsidR="006D0473" w:rsidRDefault="006D0473">
      <w:pPr>
        <w:pStyle w:val="footnotedescription"/>
      </w:pPr>
      <w:r w:rsidRPr="009E0099">
        <w:rPr>
          <w:rStyle w:val="footnotemark"/>
          <w:vertAlign w:val="baseline"/>
        </w:rPr>
        <w:footnoteRef/>
      </w:r>
      <w:r>
        <w:t xml:space="preserve"> </w:t>
      </w:r>
      <w:r>
        <w:t xml:space="preserve">. Lean Six Sigma </w:t>
      </w:r>
      <w:r w:rsidRPr="00696277">
        <w:t xml:space="preserve">представляет собой </w:t>
      </w:r>
      <w:r>
        <w:rPr>
          <w:lang w:val="ru-RU"/>
        </w:rPr>
        <w:t>смесь различных</w:t>
      </w:r>
      <w:r w:rsidRPr="00696277">
        <w:t xml:space="preserve"> инструментов, продвигаемых в </w:t>
      </w:r>
      <w:r>
        <w:rPr>
          <w:lang w:val="ru-RU"/>
        </w:rPr>
        <w:t>подходе</w:t>
      </w:r>
      <w:r w:rsidRPr="00696277">
        <w:t xml:space="preserve"> </w:t>
      </w:r>
      <w:r w:rsidRPr="00696277">
        <w:rPr>
          <w:lang w:val="ru-RU"/>
        </w:rPr>
        <w:t>“</w:t>
      </w:r>
      <w:r w:rsidRPr="00696277">
        <w:t>Шесть</w:t>
      </w:r>
      <w:r w:rsidRPr="00696277">
        <w:rPr>
          <w:lang w:val="ru-RU"/>
        </w:rPr>
        <w:t xml:space="preserve"> </w:t>
      </w:r>
      <w:r>
        <w:rPr>
          <w:lang w:val="en-US"/>
        </w:rPr>
        <w:t>C</w:t>
      </w:r>
      <w:r w:rsidRPr="00696277">
        <w:t>игм</w:t>
      </w:r>
      <w:r w:rsidRPr="00696277">
        <w:rPr>
          <w:lang w:val="ru-RU"/>
        </w:rPr>
        <w:t>” (</w:t>
      </w:r>
      <w:r>
        <w:t>Six Sigma</w:t>
      </w:r>
      <w:r w:rsidRPr="00696277">
        <w:rPr>
          <w:lang w:val="ru-RU"/>
        </w:rPr>
        <w:t>)</w:t>
      </w:r>
      <w:r>
        <w:t xml:space="preserve"> [George02].</w:t>
      </w:r>
    </w:p>
  </w:footnote>
  <w:footnote w:id="7">
    <w:p w14:paraId="38024E6B" w14:textId="29CD246E" w:rsidR="006D0473" w:rsidRDefault="006D0473" w:rsidP="006652B2">
      <w:pPr>
        <w:pStyle w:val="footnotedescription"/>
        <w:ind w:right="276"/>
      </w:pPr>
      <w:r w:rsidRPr="006C5257">
        <w:rPr>
          <w:rStyle w:val="footnotemark"/>
          <w:vertAlign w:val="baseline"/>
        </w:rPr>
        <w:footnoteRef/>
      </w:r>
      <w:r>
        <w:t xml:space="preserve"> </w:t>
      </w:r>
      <w:r>
        <w:t>.</w:t>
      </w:r>
      <w:r w:rsidRPr="003F577B">
        <w:rPr>
          <w:i/>
          <w:iCs/>
          <w:lang w:val="ru-RU"/>
        </w:rPr>
        <w:t>Карго</w:t>
      </w:r>
      <w:r w:rsidRPr="00BD5CFE">
        <w:rPr>
          <w:i/>
          <w:iCs/>
          <w:lang w:val="ru-RU"/>
        </w:rPr>
        <w:t xml:space="preserve"> </w:t>
      </w:r>
      <w:r w:rsidRPr="003F577B">
        <w:rPr>
          <w:i/>
          <w:iCs/>
          <w:lang w:val="ru-RU"/>
        </w:rPr>
        <w:t>культ</w:t>
      </w:r>
      <w:r>
        <w:t xml:space="preserve"> </w:t>
      </w:r>
      <w:r>
        <w:rPr>
          <w:lang w:val="ru-RU"/>
        </w:rPr>
        <w:t>в</w:t>
      </w:r>
      <w:r w:rsidRPr="00BD5CFE">
        <w:rPr>
          <w:lang w:val="ru-RU"/>
        </w:rPr>
        <w:t xml:space="preserve"> </w:t>
      </w:r>
      <w:r>
        <w:rPr>
          <w:lang w:val="ru-RU"/>
        </w:rPr>
        <w:t>примитивном племенном</w:t>
      </w:r>
      <w:r w:rsidRPr="00BD5CFE">
        <w:rPr>
          <w:lang w:val="ru-RU"/>
        </w:rPr>
        <w:t xml:space="preserve"> </w:t>
      </w:r>
      <w:r>
        <w:rPr>
          <w:lang w:val="ru-RU"/>
        </w:rPr>
        <w:t>сообществе</w:t>
      </w:r>
      <w:r w:rsidRPr="00BD5CFE">
        <w:rPr>
          <w:lang w:val="ru-RU"/>
        </w:rPr>
        <w:t xml:space="preserve"> </w:t>
      </w:r>
      <w:r>
        <w:rPr>
          <w:lang w:val="ru-RU"/>
        </w:rPr>
        <w:t>представляет</w:t>
      </w:r>
      <w:r w:rsidRPr="00BD5CFE">
        <w:rPr>
          <w:lang w:val="ru-RU"/>
        </w:rPr>
        <w:t xml:space="preserve"> </w:t>
      </w:r>
      <w:r>
        <w:rPr>
          <w:lang w:val="ru-RU"/>
        </w:rPr>
        <w:t>ритуалы</w:t>
      </w:r>
      <w:r w:rsidRPr="00BD5CFE">
        <w:rPr>
          <w:lang w:val="ru-RU"/>
        </w:rPr>
        <w:t xml:space="preserve"> </w:t>
      </w:r>
      <w:r>
        <w:rPr>
          <w:lang w:val="ru-RU"/>
        </w:rPr>
        <w:t xml:space="preserve">имитирующие поведение чужеземных посетителей </w:t>
      </w:r>
      <w:r>
        <w:t>(</w:t>
      </w:r>
      <w:r>
        <w:rPr>
          <w:lang w:val="ru-RU"/>
        </w:rPr>
        <w:t>в основном из</w:t>
      </w:r>
      <w:r>
        <w:t xml:space="preserve"> </w:t>
      </w:r>
      <w:r>
        <w:rPr>
          <w:lang w:val="ru-RU"/>
        </w:rPr>
        <w:t>Европы</w:t>
      </w:r>
      <w:r>
        <w:t xml:space="preserve">). </w:t>
      </w:r>
      <w:r w:rsidRPr="00BD5CFE">
        <w:t>Как аналогия</w:t>
      </w:r>
      <w:r>
        <w:t>,</w:t>
      </w:r>
      <w:r w:rsidRPr="00BD5CFE">
        <w:t xml:space="preserve"> </w:t>
      </w:r>
      <w:r w:rsidRPr="00BD5CFE">
        <w:rPr>
          <w:i/>
          <w:iCs/>
        </w:rPr>
        <w:t>карг</w:t>
      </w:r>
      <w:r>
        <w:rPr>
          <w:i/>
          <w:iCs/>
          <w:lang w:val="ru-RU"/>
        </w:rPr>
        <w:t>о</w:t>
      </w:r>
      <w:r w:rsidRPr="00BD5CFE">
        <w:rPr>
          <w:i/>
          <w:iCs/>
        </w:rPr>
        <w:t xml:space="preserve"> культ</w:t>
      </w:r>
      <w:r w:rsidRPr="00BD5CFE">
        <w:t xml:space="preserve"> внедрени</w:t>
      </w:r>
      <w:r>
        <w:rPr>
          <w:lang w:val="ru-RU"/>
        </w:rPr>
        <w:t>я</w:t>
      </w:r>
      <w:r w:rsidRPr="00BD5CFE">
        <w:t xml:space="preserve"> процессов </w:t>
      </w:r>
      <w:r>
        <w:rPr>
          <w:lang w:val="ru-RU"/>
        </w:rPr>
        <w:t>предполагает поверхностное и ритуальное выполнение</w:t>
      </w:r>
      <w:r>
        <w:t xml:space="preserve">. </w:t>
      </w:r>
      <w:r w:rsidRPr="009273E1">
        <w:rPr>
          <w:i/>
        </w:rPr>
        <w:t>Карго культ внедрения бережливого подхода</w:t>
      </w:r>
      <w:r>
        <w:t xml:space="preserve"> </w:t>
      </w:r>
      <w:r>
        <w:rPr>
          <w:lang w:val="ru-RU"/>
        </w:rPr>
        <w:t>означает</w:t>
      </w:r>
      <w:r>
        <w:t xml:space="preserve"> </w:t>
      </w:r>
      <w:r w:rsidRPr="009273E1">
        <w:t>внедрение инструментов бережливого подхода без действительной трансформации</w:t>
      </w:r>
      <w:r>
        <w:rPr>
          <w:lang w:val="ru-RU"/>
        </w:rPr>
        <w:t xml:space="preserve"> менеджмента к бережливому менталитету и поведению</w:t>
      </w:r>
      <w:r>
        <w:t>.</w:t>
      </w:r>
    </w:p>
  </w:footnote>
  <w:footnote w:id="8">
    <w:p w14:paraId="0BCE4B09" w14:textId="13391ACA" w:rsidR="006D0473" w:rsidRDefault="006D0473">
      <w:pPr>
        <w:pStyle w:val="footnotedescription"/>
        <w:jc w:val="both"/>
      </w:pPr>
      <w:r w:rsidRPr="00C95593">
        <w:rPr>
          <w:rStyle w:val="footnotemark"/>
          <w:vertAlign w:val="baseline"/>
        </w:rPr>
        <w:footnoteRef/>
      </w:r>
      <w:r>
        <w:t xml:space="preserve"> </w:t>
      </w:r>
      <w:r>
        <w:t xml:space="preserve">. </w:t>
      </w:r>
      <w:r w:rsidRPr="009273E1">
        <w:t>Фудзио Чо (Fujio Cho)</w:t>
      </w:r>
      <w:r>
        <w:t xml:space="preserve">, </w:t>
      </w:r>
      <w:r w:rsidRPr="009273E1">
        <w:t>ставший впоследствии</w:t>
      </w:r>
      <w:r>
        <w:t xml:space="preserve"> </w:t>
      </w:r>
      <w:r w:rsidRPr="009273E1">
        <w:t xml:space="preserve">председателем правления </w:t>
      </w:r>
      <w:r>
        <w:t xml:space="preserve">Toyota, </w:t>
      </w:r>
      <w:r w:rsidRPr="009273E1">
        <w:t>нарисовал первую версию</w:t>
      </w:r>
      <w:r>
        <w:rPr>
          <w:lang w:val="ru-RU"/>
        </w:rPr>
        <w:t xml:space="preserve"> диаграммы</w:t>
      </w:r>
      <w:r w:rsidRPr="009273E1">
        <w:t xml:space="preserve"> </w:t>
      </w:r>
      <w:r>
        <w:t>“</w:t>
      </w:r>
      <w:r>
        <w:rPr>
          <w:lang w:val="ru-RU"/>
        </w:rPr>
        <w:t xml:space="preserve">Дом Производственной Системы </w:t>
      </w:r>
      <w:r>
        <w:t xml:space="preserve">Toyota” </w:t>
      </w:r>
      <w:r>
        <w:rPr>
          <w:lang w:val="ru-RU"/>
        </w:rPr>
        <w:t xml:space="preserve">в </w:t>
      </w:r>
      <w:r>
        <w:t xml:space="preserve">1973. </w:t>
      </w:r>
    </w:p>
  </w:footnote>
  <w:footnote w:id="9">
    <w:p w14:paraId="04214FB8" w14:textId="55BD1535" w:rsidR="006D0473" w:rsidRDefault="006D0473">
      <w:pPr>
        <w:pStyle w:val="footnotedescription"/>
        <w:spacing w:line="254" w:lineRule="auto"/>
        <w:ind w:right="99"/>
        <w:jc w:val="both"/>
      </w:pPr>
      <w:r w:rsidRPr="003B403E">
        <w:rPr>
          <w:rStyle w:val="footnotemark"/>
          <w:vertAlign w:val="baseline"/>
        </w:rPr>
        <w:footnoteRef/>
      </w:r>
      <w:r>
        <w:t xml:space="preserve"> </w:t>
      </w:r>
      <w:r>
        <w:t xml:space="preserve">. </w:t>
      </w:r>
      <w:r>
        <w:rPr>
          <w:lang w:val="ru-RU"/>
        </w:rPr>
        <w:t>Эта</w:t>
      </w:r>
      <w:r w:rsidRPr="003B403E">
        <w:rPr>
          <w:lang w:val="ru-RU"/>
        </w:rPr>
        <w:t xml:space="preserve"> </w:t>
      </w:r>
      <w:r>
        <w:rPr>
          <w:lang w:val="ru-RU"/>
        </w:rPr>
        <w:t>аллюзия</w:t>
      </w:r>
      <w:r w:rsidRPr="003B403E">
        <w:rPr>
          <w:lang w:val="ru-RU"/>
        </w:rPr>
        <w:t xml:space="preserve"> </w:t>
      </w:r>
      <w:r>
        <w:rPr>
          <w:i/>
          <w:lang w:val="ru-RU"/>
        </w:rPr>
        <w:t>потерь</w:t>
      </w:r>
      <w:r>
        <w:t xml:space="preserve"> </w:t>
      </w:r>
      <w:r>
        <w:rPr>
          <w:lang w:val="ru-RU"/>
        </w:rPr>
        <w:t>будет рассмотрена далее</w:t>
      </w:r>
      <w:r>
        <w:t>. ‘</w:t>
      </w:r>
      <w:r>
        <w:rPr>
          <w:lang w:val="ru-RU"/>
        </w:rPr>
        <w:t>Потери</w:t>
      </w:r>
      <w:r>
        <w:t xml:space="preserve">’ </w:t>
      </w:r>
      <w:r>
        <w:rPr>
          <w:lang w:val="ru-RU"/>
        </w:rPr>
        <w:t>имеют</w:t>
      </w:r>
      <w:r w:rsidRPr="003B403E">
        <w:rPr>
          <w:lang w:val="ru-RU"/>
        </w:rPr>
        <w:t xml:space="preserve"> </w:t>
      </w:r>
      <w:r>
        <w:rPr>
          <w:lang w:val="ru-RU"/>
        </w:rPr>
        <w:t>важное</w:t>
      </w:r>
      <w:r w:rsidRPr="003B403E">
        <w:rPr>
          <w:lang w:val="ru-RU"/>
        </w:rPr>
        <w:t xml:space="preserve"> </w:t>
      </w:r>
      <w:r>
        <w:rPr>
          <w:lang w:val="ru-RU"/>
        </w:rPr>
        <w:t>и</w:t>
      </w:r>
      <w:r w:rsidRPr="003B403E">
        <w:rPr>
          <w:lang w:val="ru-RU"/>
        </w:rPr>
        <w:t xml:space="preserve"> </w:t>
      </w:r>
      <w:r>
        <w:rPr>
          <w:lang w:val="ru-RU"/>
        </w:rPr>
        <w:t>особенное</w:t>
      </w:r>
      <w:r w:rsidRPr="003B403E">
        <w:rPr>
          <w:lang w:val="ru-RU"/>
        </w:rPr>
        <w:t xml:space="preserve"> </w:t>
      </w:r>
      <w:r>
        <w:rPr>
          <w:lang w:val="ru-RU"/>
        </w:rPr>
        <w:t>значение</w:t>
      </w:r>
      <w:r w:rsidRPr="003B403E">
        <w:rPr>
          <w:lang w:val="ru-RU"/>
        </w:rPr>
        <w:t xml:space="preserve"> </w:t>
      </w:r>
      <w:r>
        <w:rPr>
          <w:lang w:val="ru-RU"/>
        </w:rPr>
        <w:t>в бережливом мышлении</w:t>
      </w:r>
      <w:r>
        <w:t xml:space="preserve">. </w:t>
      </w:r>
    </w:p>
  </w:footnote>
  <w:footnote w:id="10">
    <w:p w14:paraId="0CFC0935" w14:textId="66AE7D37" w:rsidR="006D0473" w:rsidRDefault="006D0473">
      <w:pPr>
        <w:pStyle w:val="footnotedescription"/>
        <w:spacing w:line="259" w:lineRule="auto"/>
        <w:ind w:left="360" w:firstLine="0"/>
      </w:pPr>
      <w:r w:rsidRPr="00BE17B8">
        <w:rPr>
          <w:rStyle w:val="footnotemark"/>
          <w:vertAlign w:val="baseline"/>
        </w:rPr>
        <w:footnoteRef/>
      </w:r>
      <w:r>
        <w:t xml:space="preserve"> </w:t>
      </w:r>
      <w:r>
        <w:t xml:space="preserve">. </w:t>
      </w:r>
      <w:r w:rsidRPr="00BE17B8">
        <w:t xml:space="preserve">Мы </w:t>
      </w:r>
      <w:r>
        <w:rPr>
          <w:lang w:val="ru-RU"/>
        </w:rPr>
        <w:t>стараемся избегать</w:t>
      </w:r>
      <w:r w:rsidRPr="00BE17B8">
        <w:t xml:space="preserve"> японских терминов, за исключением случае</w:t>
      </w:r>
      <w:r>
        <w:rPr>
          <w:lang w:val="ru-RU"/>
        </w:rPr>
        <w:t>в, когда ни одного другого подходящего термина</w:t>
      </w:r>
      <w:r>
        <w:t>.</w:t>
      </w:r>
    </w:p>
  </w:footnote>
  <w:footnote w:id="11">
    <w:p w14:paraId="3BF9F50B" w14:textId="29940FBC" w:rsidR="006D0473" w:rsidRDefault="006D0473">
      <w:pPr>
        <w:pStyle w:val="footnotedescription"/>
        <w:spacing w:line="259" w:lineRule="auto"/>
        <w:ind w:left="360" w:firstLine="0"/>
      </w:pPr>
      <w:r w:rsidRPr="00C05911">
        <w:rPr>
          <w:rStyle w:val="footnotemark"/>
          <w:vertAlign w:val="baseline"/>
        </w:rPr>
        <w:footnoteRef/>
      </w:r>
      <w:r>
        <w:t xml:space="preserve"> </w:t>
      </w:r>
      <w:r>
        <w:t xml:space="preserve">. </w:t>
      </w:r>
      <w:r>
        <w:rPr>
          <w:lang w:val="ru-RU"/>
        </w:rPr>
        <w:t>Существуют</w:t>
      </w:r>
      <w:r w:rsidRPr="00C05911">
        <w:rPr>
          <w:lang w:val="ru-RU"/>
        </w:rPr>
        <w:t xml:space="preserve"> </w:t>
      </w:r>
      <w:r>
        <w:rPr>
          <w:lang w:val="ru-RU"/>
        </w:rPr>
        <w:t>исключения</w:t>
      </w:r>
      <w:r>
        <w:t xml:space="preserve">, </w:t>
      </w:r>
      <w:r>
        <w:rPr>
          <w:lang w:val="ru-RU"/>
        </w:rPr>
        <w:t>такие как, например, стандарты безопасности и бухгалтерского учёта</w:t>
      </w:r>
      <w:r>
        <w:t>.</w:t>
      </w:r>
    </w:p>
  </w:footnote>
  <w:footnote w:id="12">
    <w:p w14:paraId="7F3A8913" w14:textId="61431602" w:rsidR="006D0473" w:rsidRDefault="006D0473">
      <w:pPr>
        <w:pStyle w:val="footnotedescription"/>
        <w:spacing w:line="259" w:lineRule="auto"/>
        <w:ind w:left="360" w:firstLine="0"/>
      </w:pPr>
      <w:r w:rsidRPr="00073E11">
        <w:rPr>
          <w:rStyle w:val="footnotemark"/>
          <w:vertAlign w:val="baseline"/>
        </w:rPr>
        <w:footnoteRef/>
      </w:r>
      <w:r>
        <w:t xml:space="preserve"> </w:t>
      </w:r>
      <w:r>
        <w:t>. ‘</w:t>
      </w:r>
      <w:r>
        <w:rPr>
          <w:lang w:val="ru-RU"/>
        </w:rPr>
        <w:t>Пять</w:t>
      </w:r>
      <w:r>
        <w:t xml:space="preserve">’ </w:t>
      </w:r>
      <w:r w:rsidRPr="00073E11">
        <w:rPr>
          <w:lang w:val="ru-RU"/>
        </w:rPr>
        <w:t xml:space="preserve">– </w:t>
      </w:r>
      <w:r>
        <w:rPr>
          <w:lang w:val="ru-RU"/>
        </w:rPr>
        <w:t>это</w:t>
      </w:r>
      <w:r w:rsidRPr="00073E11">
        <w:rPr>
          <w:lang w:val="ru-RU"/>
        </w:rPr>
        <w:t xml:space="preserve"> </w:t>
      </w:r>
      <w:r>
        <w:rPr>
          <w:lang w:val="ru-RU"/>
        </w:rPr>
        <w:t>не</w:t>
      </w:r>
      <w:r w:rsidRPr="00073E11">
        <w:rPr>
          <w:lang w:val="ru-RU"/>
        </w:rPr>
        <w:t xml:space="preserve"> </w:t>
      </w:r>
      <w:r>
        <w:rPr>
          <w:lang w:val="ru-RU"/>
        </w:rPr>
        <w:t>какое</w:t>
      </w:r>
      <w:r w:rsidRPr="00073E11">
        <w:rPr>
          <w:lang w:val="ru-RU"/>
        </w:rPr>
        <w:t>-</w:t>
      </w:r>
      <w:r>
        <w:rPr>
          <w:lang w:val="ru-RU"/>
        </w:rPr>
        <w:t>то</w:t>
      </w:r>
      <w:r w:rsidRPr="00073E11">
        <w:rPr>
          <w:lang w:val="ru-RU"/>
        </w:rPr>
        <w:t xml:space="preserve"> </w:t>
      </w:r>
      <w:r>
        <w:rPr>
          <w:lang w:val="ru-RU"/>
        </w:rPr>
        <w:t>магическое</w:t>
      </w:r>
      <w:r w:rsidRPr="00073E11">
        <w:rPr>
          <w:lang w:val="ru-RU"/>
        </w:rPr>
        <w:t xml:space="preserve"> </w:t>
      </w:r>
      <w:r>
        <w:rPr>
          <w:lang w:val="ru-RU"/>
        </w:rPr>
        <w:t>число</w:t>
      </w:r>
      <w:r>
        <w:t xml:space="preserve">; </w:t>
      </w:r>
      <w:r>
        <w:rPr>
          <w:lang w:val="ru-RU"/>
        </w:rPr>
        <w:t>это просто означает</w:t>
      </w:r>
      <w:r>
        <w:t xml:space="preserve"> “</w:t>
      </w:r>
      <w:r>
        <w:rPr>
          <w:lang w:val="ru-RU"/>
        </w:rPr>
        <w:t>копать глубже</w:t>
      </w:r>
      <w:r>
        <w:t>.”</w:t>
      </w:r>
    </w:p>
  </w:footnote>
  <w:footnote w:id="13">
    <w:p w14:paraId="7ABBBA48" w14:textId="10C83261" w:rsidR="006D0473" w:rsidRDefault="006D0473" w:rsidP="00292C10">
      <w:pPr>
        <w:pStyle w:val="footnotedescription"/>
        <w:spacing w:line="259" w:lineRule="auto"/>
        <w:ind w:left="360" w:firstLine="0"/>
      </w:pPr>
      <w:r w:rsidRPr="00292C10">
        <w:rPr>
          <w:rStyle w:val="footnotemark"/>
          <w:vertAlign w:val="baseline"/>
        </w:rPr>
        <w:footnoteRef/>
      </w:r>
      <w:r>
        <w:t xml:space="preserve"> </w:t>
      </w:r>
      <w:r>
        <w:t>. “</w:t>
      </w:r>
      <w:r>
        <w:rPr>
          <w:lang w:val="ru-RU"/>
        </w:rPr>
        <w:t>Ценность</w:t>
      </w:r>
      <w:r w:rsidRPr="004679A5">
        <w:rPr>
          <w:lang w:val="ru-RU"/>
        </w:rPr>
        <w:t xml:space="preserve"> </w:t>
      </w:r>
      <w:r>
        <w:rPr>
          <w:lang w:val="ru-RU"/>
        </w:rPr>
        <w:t>в</w:t>
      </w:r>
      <w:r w:rsidRPr="004679A5">
        <w:rPr>
          <w:lang w:val="ru-RU"/>
        </w:rPr>
        <w:t xml:space="preserve"> </w:t>
      </w:r>
      <w:r>
        <w:rPr>
          <w:lang w:val="ru-RU"/>
        </w:rPr>
        <w:t>глазах</w:t>
      </w:r>
      <w:r w:rsidRPr="004679A5">
        <w:rPr>
          <w:lang w:val="ru-RU"/>
        </w:rPr>
        <w:t xml:space="preserve"> </w:t>
      </w:r>
      <w:r>
        <w:rPr>
          <w:lang w:val="ru-RU"/>
        </w:rPr>
        <w:t>клиента</w:t>
      </w:r>
      <w:r>
        <w:t xml:space="preserve">” </w:t>
      </w:r>
      <w:r>
        <w:rPr>
          <w:lang w:val="ru-RU"/>
        </w:rPr>
        <w:t>подразумевает некоего идеализированного клиента</w:t>
      </w:r>
      <w:r>
        <w:t>.</w:t>
      </w:r>
    </w:p>
  </w:footnote>
  <w:footnote w:id="14">
    <w:p w14:paraId="541285DD" w14:textId="77CC834B" w:rsidR="006D0473" w:rsidRDefault="006D0473" w:rsidP="004679A5">
      <w:pPr>
        <w:pStyle w:val="footnotedescription"/>
        <w:spacing w:after="1"/>
        <w:ind w:right="409"/>
        <w:jc w:val="both"/>
      </w:pPr>
      <w:r w:rsidRPr="00292C10">
        <w:rPr>
          <w:rStyle w:val="footnotemark"/>
          <w:vertAlign w:val="baseline"/>
        </w:rPr>
        <w:footnoteRef/>
      </w:r>
      <w:r>
        <w:t xml:space="preserve"> </w:t>
      </w:r>
      <w:r>
        <w:t xml:space="preserve">. </w:t>
      </w:r>
      <w:r>
        <w:rPr>
          <w:lang w:val="ru-RU"/>
        </w:rPr>
        <w:t>Существуют</w:t>
      </w:r>
      <w:r w:rsidRPr="004679A5">
        <w:rPr>
          <w:lang w:val="ru-RU"/>
        </w:rPr>
        <w:t xml:space="preserve"> </w:t>
      </w:r>
      <w:r>
        <w:rPr>
          <w:lang w:val="ru-RU"/>
        </w:rPr>
        <w:t>некоторые</w:t>
      </w:r>
      <w:r w:rsidRPr="004679A5">
        <w:rPr>
          <w:lang w:val="ru-RU"/>
        </w:rPr>
        <w:t xml:space="preserve"> </w:t>
      </w:r>
      <w:r>
        <w:rPr>
          <w:lang w:val="ru-RU"/>
        </w:rPr>
        <w:t>псевдо</w:t>
      </w:r>
      <w:r w:rsidRPr="004679A5">
        <w:rPr>
          <w:lang w:val="ru-RU"/>
        </w:rPr>
        <w:t>-</w:t>
      </w:r>
      <w:r>
        <w:rPr>
          <w:lang w:val="ru-RU"/>
        </w:rPr>
        <w:t>бережливые</w:t>
      </w:r>
      <w:r>
        <w:t xml:space="preserve"> </w:t>
      </w:r>
      <w:r>
        <w:rPr>
          <w:lang w:val="ru-RU"/>
        </w:rPr>
        <w:t xml:space="preserve">описания, представляющие идею </w:t>
      </w:r>
      <w:r>
        <w:rPr>
          <w:i/>
          <w:lang w:val="ru-RU"/>
        </w:rPr>
        <w:t>внутренней</w:t>
      </w:r>
      <w:r>
        <w:t xml:space="preserve"> </w:t>
      </w:r>
      <w:r>
        <w:rPr>
          <w:lang w:val="ru-RU"/>
        </w:rPr>
        <w:t>бизнес ценности</w:t>
      </w:r>
      <w:r>
        <w:t xml:space="preserve">. </w:t>
      </w:r>
      <w:r w:rsidRPr="004679A5">
        <w:t>Они не является частью бережливого мышления</w:t>
      </w:r>
      <w:r>
        <w:t xml:space="preserve">, </w:t>
      </w:r>
      <w:r w:rsidRPr="004679A5">
        <w:t xml:space="preserve">и их применение может привести к искажению идеи </w:t>
      </w:r>
      <w:r>
        <w:rPr>
          <w:lang w:val="ru-RU"/>
        </w:rPr>
        <w:t>совершенствования,</w:t>
      </w:r>
      <w:r w:rsidRPr="004679A5">
        <w:t xml:space="preserve"> </w:t>
      </w:r>
      <w:r>
        <w:rPr>
          <w:lang w:val="ru-RU"/>
        </w:rPr>
        <w:t>потому</w:t>
      </w:r>
      <w:r w:rsidRPr="004679A5">
        <w:rPr>
          <w:lang w:val="ru-RU"/>
        </w:rPr>
        <w:t xml:space="preserve"> </w:t>
      </w:r>
      <w:r>
        <w:rPr>
          <w:lang w:val="ru-RU"/>
        </w:rPr>
        <w:t>что</w:t>
      </w:r>
      <w:r w:rsidRPr="004679A5">
        <w:rPr>
          <w:lang w:val="ru-RU"/>
        </w:rPr>
        <w:t xml:space="preserve"> </w:t>
      </w:r>
      <w:r>
        <w:rPr>
          <w:lang w:val="ru-RU"/>
        </w:rPr>
        <w:t>то</w:t>
      </w:r>
      <w:r w:rsidRPr="004679A5">
        <w:rPr>
          <w:lang w:val="ru-RU"/>
        </w:rPr>
        <w:t xml:space="preserve">, </w:t>
      </w:r>
      <w:r>
        <w:rPr>
          <w:lang w:val="ru-RU"/>
        </w:rPr>
        <w:t>что</w:t>
      </w:r>
      <w:r w:rsidRPr="004679A5">
        <w:rPr>
          <w:lang w:val="ru-RU"/>
        </w:rPr>
        <w:t xml:space="preserve"> </w:t>
      </w:r>
      <w:r>
        <w:rPr>
          <w:lang w:val="ru-RU"/>
        </w:rPr>
        <w:t>является потерями может быть ошибочно определено как ценность</w:t>
      </w:r>
      <w:r>
        <w:t>.</w:t>
      </w:r>
    </w:p>
  </w:footnote>
  <w:footnote w:id="15">
    <w:p w14:paraId="2A256616" w14:textId="45D426A7" w:rsidR="006D0473" w:rsidRDefault="006D0473">
      <w:pPr>
        <w:pStyle w:val="footnotedescription"/>
        <w:spacing w:line="259" w:lineRule="auto"/>
        <w:ind w:left="360" w:firstLine="0"/>
      </w:pPr>
      <w:r w:rsidRPr="00292C10">
        <w:rPr>
          <w:rStyle w:val="footnotemark"/>
          <w:vertAlign w:val="baseline"/>
        </w:rPr>
        <w:footnoteRef/>
      </w:r>
      <w:r>
        <w:t xml:space="preserve"> </w:t>
      </w:r>
      <w:r>
        <w:t xml:space="preserve">. </w:t>
      </w:r>
      <w:r>
        <w:rPr>
          <w:lang w:val="ru-RU"/>
        </w:rPr>
        <w:t>Это часть бережливой практики</w:t>
      </w:r>
      <w:r>
        <w:t xml:space="preserve"> </w:t>
      </w:r>
      <w:r>
        <w:rPr>
          <w:i/>
          <w:lang w:val="ru-RU"/>
        </w:rPr>
        <w:t>карта потока создания ценности</w:t>
      </w:r>
      <w:r w:rsidRPr="004679A5">
        <w:rPr>
          <w:iCs/>
          <w:lang w:val="ru-RU"/>
        </w:rPr>
        <w:t xml:space="preserve"> (</w:t>
      </w:r>
      <w:r w:rsidRPr="004679A5">
        <w:rPr>
          <w:iCs/>
          <w:lang w:val="en-US"/>
        </w:rPr>
        <w:t>value</w:t>
      </w:r>
      <w:r w:rsidRPr="004679A5">
        <w:rPr>
          <w:iCs/>
          <w:lang w:val="ru-RU"/>
        </w:rPr>
        <w:t xml:space="preserve"> </w:t>
      </w:r>
      <w:r w:rsidRPr="004679A5">
        <w:rPr>
          <w:iCs/>
          <w:lang w:val="en-US"/>
        </w:rPr>
        <w:t>stream</w:t>
      </w:r>
      <w:r w:rsidRPr="004679A5">
        <w:rPr>
          <w:iCs/>
          <w:lang w:val="ru-RU"/>
        </w:rPr>
        <w:t xml:space="preserve"> </w:t>
      </w:r>
      <w:r w:rsidRPr="004679A5">
        <w:rPr>
          <w:iCs/>
          <w:lang w:val="en-US"/>
        </w:rPr>
        <w:t>mapping</w:t>
      </w:r>
      <w:r w:rsidRPr="004679A5">
        <w:rPr>
          <w:iCs/>
          <w:lang w:val="ru-RU"/>
        </w:rPr>
        <w:t xml:space="preserve">, </w:t>
      </w:r>
      <w:r>
        <w:rPr>
          <w:iCs/>
          <w:lang w:val="en-US"/>
        </w:rPr>
        <w:t>VSM</w:t>
      </w:r>
      <w:r w:rsidRPr="004679A5">
        <w:rPr>
          <w:iCs/>
          <w:lang w:val="ru-RU"/>
        </w:rPr>
        <w:t>)</w:t>
      </w:r>
      <w:r>
        <w:t xml:space="preserve"> [RS99]. </w:t>
      </w:r>
    </w:p>
  </w:footnote>
  <w:footnote w:id="16">
    <w:p w14:paraId="77CA21FF" w14:textId="65ED6FDC" w:rsidR="006D0473" w:rsidRPr="0012178F" w:rsidRDefault="006D0473">
      <w:pPr>
        <w:pStyle w:val="footnotedescription"/>
        <w:rPr>
          <w:lang w:val="ru-RU"/>
        </w:rPr>
      </w:pPr>
      <w:r w:rsidRPr="00292C10">
        <w:rPr>
          <w:rStyle w:val="footnotemark"/>
          <w:vertAlign w:val="baseline"/>
        </w:rPr>
        <w:footnoteRef/>
      </w:r>
      <w:r>
        <w:t xml:space="preserve"> </w:t>
      </w:r>
      <w:r>
        <w:t xml:space="preserve">. </w:t>
      </w:r>
      <w:r>
        <w:rPr>
          <w:lang w:val="ru-RU"/>
        </w:rPr>
        <w:t>Это</w:t>
      </w:r>
      <w:r w:rsidRPr="004A0AA5">
        <w:rPr>
          <w:lang w:val="ru-RU"/>
        </w:rPr>
        <w:t xml:space="preserve"> </w:t>
      </w:r>
      <w:r>
        <w:rPr>
          <w:lang w:val="ru-RU"/>
        </w:rPr>
        <w:t>соответствует</w:t>
      </w:r>
      <w:r w:rsidRPr="004A0AA5">
        <w:rPr>
          <w:lang w:val="ru-RU"/>
        </w:rPr>
        <w:t xml:space="preserve"> </w:t>
      </w:r>
      <w:r>
        <w:rPr>
          <w:lang w:val="ru-RU"/>
        </w:rPr>
        <w:t>и</w:t>
      </w:r>
      <w:r w:rsidRPr="004A0AA5">
        <w:rPr>
          <w:lang w:val="ru-RU"/>
        </w:rPr>
        <w:t xml:space="preserve"> </w:t>
      </w:r>
      <w:r>
        <w:rPr>
          <w:lang w:val="ru-RU"/>
        </w:rPr>
        <w:t>другим</w:t>
      </w:r>
      <w:r>
        <w:t xml:space="preserve"> </w:t>
      </w:r>
      <w:r>
        <w:rPr>
          <w:lang w:val="ru-RU"/>
        </w:rPr>
        <w:t>подобным наблюдениям</w:t>
      </w:r>
      <w:r>
        <w:t xml:space="preserve">, </w:t>
      </w:r>
      <w:r>
        <w:rPr>
          <w:lang w:val="ru-RU"/>
        </w:rPr>
        <w:t>например</w:t>
      </w:r>
      <w:r>
        <w:t xml:space="preserve"> [Ward06]</w:t>
      </w:r>
      <w:r>
        <w:rPr>
          <w:lang w:val="ru-RU"/>
        </w:rPr>
        <w:t>,</w:t>
      </w:r>
      <w:r>
        <w:t xml:space="preserve"> </w:t>
      </w:r>
      <w:r>
        <w:rPr>
          <w:lang w:val="ru-RU"/>
        </w:rPr>
        <w:t>который оценивает коэффициент ценности в</w:t>
      </w:r>
      <w:r>
        <w:t xml:space="preserve"> 5% </w:t>
      </w:r>
      <w:r>
        <w:rPr>
          <w:lang w:val="ru-RU"/>
        </w:rPr>
        <w:t>в продуктовой разработке</w:t>
      </w:r>
      <w:r>
        <w:t>.</w:t>
      </w:r>
    </w:p>
  </w:footnote>
  <w:footnote w:id="17">
    <w:p w14:paraId="208722D5" w14:textId="2C3371F2" w:rsidR="006D0473" w:rsidRDefault="006D0473">
      <w:pPr>
        <w:pStyle w:val="footnotedescription"/>
        <w:ind w:right="175"/>
      </w:pPr>
      <w:r w:rsidRPr="000D011B">
        <w:rPr>
          <w:rStyle w:val="footnotemark"/>
          <w:vertAlign w:val="baseline"/>
        </w:rPr>
        <w:footnoteRef/>
      </w:r>
      <w:r>
        <w:t xml:space="preserve"> </w:t>
      </w:r>
      <w:r>
        <w:t xml:space="preserve">. </w:t>
      </w:r>
      <w:r w:rsidRPr="002A2A74">
        <w:t xml:space="preserve">Широко используемые японские термины – это </w:t>
      </w:r>
      <w:r>
        <w:rPr>
          <w:i/>
        </w:rPr>
        <w:t>mura</w:t>
      </w:r>
      <w:r>
        <w:t xml:space="preserve"> (</w:t>
      </w:r>
      <w:r w:rsidRPr="002A2A74">
        <w:t>вариативность</w:t>
      </w:r>
      <w:r>
        <w:t xml:space="preserve">), </w:t>
      </w:r>
      <w:r>
        <w:rPr>
          <w:i/>
        </w:rPr>
        <w:t>muri</w:t>
      </w:r>
      <w:r>
        <w:t xml:space="preserve"> (</w:t>
      </w:r>
      <w:r w:rsidRPr="002A2A74">
        <w:t>перегрузка</w:t>
      </w:r>
      <w:r>
        <w:t>)</w:t>
      </w:r>
      <w:r>
        <w:rPr>
          <w:lang w:val="ru-RU"/>
        </w:rPr>
        <w:t xml:space="preserve"> и</w:t>
      </w:r>
      <w:r>
        <w:t xml:space="preserve"> </w:t>
      </w:r>
      <w:r>
        <w:rPr>
          <w:i/>
        </w:rPr>
        <w:t>muda</w:t>
      </w:r>
      <w:r>
        <w:t xml:space="preserve"> (</w:t>
      </w:r>
      <w:r>
        <w:rPr>
          <w:lang w:val="ru-RU"/>
        </w:rPr>
        <w:t>не-добавляющие-ценности активности</w:t>
      </w:r>
      <w:r>
        <w:t>).</w:t>
      </w:r>
    </w:p>
  </w:footnote>
  <w:footnote w:id="18">
    <w:p w14:paraId="7B500E22" w14:textId="4C762E26" w:rsidR="006D0473" w:rsidRDefault="006D0473">
      <w:pPr>
        <w:pStyle w:val="footnotedescription"/>
        <w:spacing w:line="259" w:lineRule="auto"/>
        <w:ind w:left="360" w:firstLine="0"/>
      </w:pPr>
      <w:r w:rsidRPr="006A4ABB">
        <w:rPr>
          <w:rStyle w:val="footnotemark"/>
          <w:vertAlign w:val="baseline"/>
        </w:rPr>
        <w:footnoteRef/>
      </w:r>
      <w:r>
        <w:t xml:space="preserve"> </w:t>
      </w:r>
      <w:r>
        <w:t xml:space="preserve">. </w:t>
      </w:r>
      <w:r>
        <w:rPr>
          <w:lang w:val="ru-RU"/>
        </w:rPr>
        <w:t>Вытягивание</w:t>
      </w:r>
      <w:r w:rsidRPr="008C57DA">
        <w:rPr>
          <w:lang w:val="ru-RU"/>
        </w:rPr>
        <w:t xml:space="preserve"> </w:t>
      </w:r>
      <w:r>
        <w:rPr>
          <w:lang w:val="ru-RU"/>
        </w:rPr>
        <w:t>относится</w:t>
      </w:r>
      <w:r w:rsidRPr="008C57DA">
        <w:rPr>
          <w:lang w:val="ru-RU"/>
        </w:rPr>
        <w:t xml:space="preserve"> </w:t>
      </w:r>
      <w:r>
        <w:rPr>
          <w:lang w:val="ru-RU"/>
        </w:rPr>
        <w:t>к</w:t>
      </w:r>
      <w:r w:rsidRPr="008C57DA">
        <w:rPr>
          <w:lang w:val="ru-RU"/>
        </w:rPr>
        <w:t xml:space="preserve"> </w:t>
      </w:r>
      <w:proofErr w:type="gramStart"/>
      <w:r>
        <w:rPr>
          <w:lang w:val="ru-RU"/>
        </w:rPr>
        <w:t>системам</w:t>
      </w:r>
      <w:r>
        <w:t xml:space="preserve"> </w:t>
      </w:r>
      <w:r w:rsidRPr="008C57DA">
        <w:rPr>
          <w:b/>
          <w:bCs/>
          <w:lang w:val="ru-RU"/>
        </w:rPr>
        <w:t>Точно</w:t>
      </w:r>
      <w:proofErr w:type="gramEnd"/>
      <w:r w:rsidRPr="008C57DA">
        <w:rPr>
          <w:b/>
          <w:bCs/>
          <w:lang w:val="ru-RU"/>
        </w:rPr>
        <w:t xml:space="preserve"> в Срок</w:t>
      </w:r>
      <w:r>
        <w:rPr>
          <w:lang w:val="ru-RU"/>
        </w:rPr>
        <w:t xml:space="preserve"> </w:t>
      </w:r>
      <w:r w:rsidRPr="008C57DA">
        <w:rPr>
          <w:lang w:val="ru-RU"/>
        </w:rPr>
        <w:t>(</w:t>
      </w:r>
      <w:r w:rsidRPr="008C57DA">
        <w:t>Just-in-Time</w:t>
      </w:r>
      <w:r w:rsidRPr="008C57DA">
        <w:rPr>
          <w:lang w:val="ru-RU"/>
        </w:rPr>
        <w:t xml:space="preserve">, </w:t>
      </w:r>
      <w:r w:rsidRPr="008C57DA">
        <w:rPr>
          <w:lang w:val="en-US"/>
        </w:rPr>
        <w:t>JIT</w:t>
      </w:r>
      <w:r w:rsidRPr="008C57DA">
        <w:rPr>
          <w:lang w:val="ru-RU"/>
        </w:rPr>
        <w:t xml:space="preserve">) </w:t>
      </w:r>
      <w:r>
        <w:t>—</w:t>
      </w:r>
      <w:r w:rsidRPr="008C57DA">
        <w:rPr>
          <w:lang w:val="ru-RU"/>
        </w:rPr>
        <w:t xml:space="preserve"> </w:t>
      </w:r>
      <w:r>
        <w:t xml:space="preserve">JIT </w:t>
      </w:r>
      <w:r>
        <w:rPr>
          <w:lang w:val="ru-RU"/>
        </w:rPr>
        <w:t>используют</w:t>
      </w:r>
      <w:r>
        <w:t xml:space="preserve"> </w:t>
      </w:r>
      <w:r>
        <w:rPr>
          <w:lang w:val="ru-RU"/>
        </w:rPr>
        <w:t>вытягивание</w:t>
      </w:r>
      <w:r>
        <w:t>.</w:t>
      </w:r>
    </w:p>
  </w:footnote>
  <w:footnote w:id="19">
    <w:p w14:paraId="493B1680" w14:textId="57278DA9" w:rsidR="006D0473" w:rsidRDefault="006D0473">
      <w:pPr>
        <w:pStyle w:val="footnotedescription"/>
        <w:spacing w:line="254" w:lineRule="auto"/>
        <w:ind w:right="88"/>
      </w:pPr>
      <w:r w:rsidRPr="006A4ABB">
        <w:rPr>
          <w:rStyle w:val="footnotemark"/>
          <w:vertAlign w:val="baseline"/>
        </w:rPr>
        <w:footnoteRef/>
      </w:r>
      <w:r>
        <w:t xml:space="preserve"> </w:t>
      </w:r>
      <w:r>
        <w:t xml:space="preserve">. </w:t>
      </w:r>
      <w:r w:rsidRPr="009361F5">
        <w:t>В вытягивающих системах, используемых в разработке программного обеспечения</w:t>
      </w:r>
      <w:r>
        <w:t xml:space="preserve">, </w:t>
      </w:r>
      <w:r w:rsidRPr="009361F5">
        <w:t xml:space="preserve">низкие или нулевые запасы означают </w:t>
      </w:r>
      <w:r>
        <w:rPr>
          <w:lang w:val="ru-RU"/>
        </w:rPr>
        <w:t>меньше детальных спецификаций</w:t>
      </w:r>
      <w:r>
        <w:t xml:space="preserve">, </w:t>
      </w:r>
      <w:r>
        <w:rPr>
          <w:lang w:val="ru-RU"/>
        </w:rPr>
        <w:t>планов</w:t>
      </w:r>
      <w:r>
        <w:t xml:space="preserve">, </w:t>
      </w:r>
      <w:r>
        <w:rPr>
          <w:lang w:val="ru-RU"/>
        </w:rPr>
        <w:t>не протестированной архитектуры</w:t>
      </w:r>
      <w:r>
        <w:t xml:space="preserve">, </w:t>
      </w:r>
      <w:r>
        <w:rPr>
          <w:lang w:val="ru-RU"/>
        </w:rPr>
        <w:t>и т.д</w:t>
      </w:r>
      <w:r>
        <w:t>.</w:t>
      </w:r>
    </w:p>
  </w:footnote>
  <w:footnote w:id="20">
    <w:p w14:paraId="7ADB18EB" w14:textId="075DCEB5" w:rsidR="006D0473" w:rsidRDefault="006D0473">
      <w:pPr>
        <w:pStyle w:val="footnotedescription"/>
        <w:ind w:right="158"/>
      </w:pPr>
      <w:r w:rsidRPr="002D7320">
        <w:rPr>
          <w:rStyle w:val="footnotemark"/>
          <w:vertAlign w:val="baseline"/>
        </w:rPr>
        <w:footnoteRef/>
      </w:r>
      <w:r>
        <w:t xml:space="preserve"> </w:t>
      </w:r>
      <w:r>
        <w:t xml:space="preserve">. </w:t>
      </w:r>
      <w:r w:rsidRPr="00712686">
        <w:t>Дзидока (j</w:t>
      </w:r>
      <w:r>
        <w:t>idoka</w:t>
      </w:r>
      <w:r w:rsidRPr="00712686">
        <w:t>)</w:t>
      </w:r>
      <w:r>
        <w:t xml:space="preserve"> </w:t>
      </w:r>
      <w:r w:rsidRPr="00712686">
        <w:t>трудно однозначно перевести</w:t>
      </w:r>
      <w:r>
        <w:t xml:space="preserve">; </w:t>
      </w:r>
      <w:r w:rsidRPr="00712686">
        <w:t xml:space="preserve">иногда </w:t>
      </w:r>
      <w:r>
        <w:rPr>
          <w:lang w:val="ru-RU"/>
        </w:rPr>
        <w:t xml:space="preserve">описывается как </w:t>
      </w:r>
      <w:r>
        <w:t>“</w:t>
      </w:r>
      <w:r>
        <w:rPr>
          <w:lang w:val="ru-RU"/>
        </w:rPr>
        <w:t>автоматизация с участием человека</w:t>
      </w:r>
      <w:r>
        <w:t>.”</w:t>
      </w:r>
    </w:p>
  </w:footnote>
  <w:footnote w:id="21">
    <w:p w14:paraId="6F3DFAD8" w14:textId="301ED452" w:rsidR="006D0473" w:rsidRDefault="006D0473" w:rsidP="009F334A">
      <w:pPr>
        <w:pStyle w:val="footnotedescription"/>
        <w:ind w:right="362"/>
        <w:jc w:val="both"/>
      </w:pPr>
      <w:r w:rsidRPr="00AA4F83">
        <w:rPr>
          <w:rStyle w:val="footnotemark"/>
          <w:vertAlign w:val="baseline"/>
        </w:rPr>
        <w:footnoteRef/>
      </w:r>
      <w:r>
        <w:t xml:space="preserve"> </w:t>
      </w:r>
      <w:r>
        <w:t xml:space="preserve">. </w:t>
      </w:r>
      <w:r>
        <w:rPr>
          <w:i/>
          <w:lang w:val="ru-RU"/>
        </w:rPr>
        <w:t>Физические</w:t>
      </w:r>
      <w:r>
        <w:t xml:space="preserve"> </w:t>
      </w:r>
      <w:r>
        <w:rPr>
          <w:lang w:val="ru-RU"/>
        </w:rPr>
        <w:t>маркеры</w:t>
      </w:r>
      <w:r w:rsidRPr="009F334A">
        <w:rPr>
          <w:lang w:val="ru-RU"/>
        </w:rPr>
        <w:t xml:space="preserve"> </w:t>
      </w:r>
      <w:r>
        <w:rPr>
          <w:lang w:val="ru-RU"/>
        </w:rPr>
        <w:t>являются</w:t>
      </w:r>
      <w:r w:rsidRPr="009F334A">
        <w:rPr>
          <w:lang w:val="ru-RU"/>
        </w:rPr>
        <w:t xml:space="preserve"> </w:t>
      </w:r>
      <w:r>
        <w:rPr>
          <w:lang w:val="ru-RU"/>
        </w:rPr>
        <w:t>критически</w:t>
      </w:r>
      <w:r w:rsidRPr="009F334A">
        <w:rPr>
          <w:lang w:val="ru-RU"/>
        </w:rPr>
        <w:t xml:space="preserve"> </w:t>
      </w:r>
      <w:r>
        <w:rPr>
          <w:lang w:val="ru-RU"/>
        </w:rPr>
        <w:t>важным</w:t>
      </w:r>
      <w:r w:rsidRPr="009F334A">
        <w:rPr>
          <w:lang w:val="ru-RU"/>
        </w:rPr>
        <w:t xml:space="preserve"> </w:t>
      </w:r>
      <w:r>
        <w:rPr>
          <w:lang w:val="ru-RU"/>
        </w:rPr>
        <w:t>аспектом</w:t>
      </w:r>
      <w:r w:rsidRPr="009F334A">
        <w:rPr>
          <w:lang w:val="ru-RU"/>
        </w:rPr>
        <w:t xml:space="preserve"> </w:t>
      </w:r>
      <w:r>
        <w:rPr>
          <w:lang w:val="ru-RU"/>
        </w:rPr>
        <w:t>бережливого визуального мышления, что не всегда признаётся</w:t>
      </w:r>
      <w:r>
        <w:t xml:space="preserve">. </w:t>
      </w:r>
      <w:r w:rsidRPr="009F334A">
        <w:t xml:space="preserve">Некоторые люди создают программные системы для </w:t>
      </w:r>
      <w:r>
        <w:t>“</w:t>
      </w:r>
      <w:r w:rsidRPr="009F334A">
        <w:t>визуального управления</w:t>
      </w:r>
      <w:r>
        <w:t xml:space="preserve">” </w:t>
      </w:r>
      <w:r w:rsidRPr="009F334A">
        <w:t xml:space="preserve">и упускают цель </w:t>
      </w:r>
      <w:r>
        <w:rPr>
          <w:lang w:val="ru-RU"/>
        </w:rPr>
        <w:t>висцерального</w:t>
      </w:r>
      <w:r>
        <w:t xml:space="preserve">, </w:t>
      </w:r>
      <w:r w:rsidRPr="009F334A">
        <w:t>ощутим</w:t>
      </w:r>
      <w:r>
        <w:rPr>
          <w:lang w:val="ru-RU"/>
        </w:rPr>
        <w:t>ого</w:t>
      </w:r>
      <w:r w:rsidRPr="009F334A">
        <w:t xml:space="preserve"> </w:t>
      </w:r>
      <w:r>
        <w:rPr>
          <w:lang w:val="ru-RU"/>
        </w:rPr>
        <w:t>взаимодействия которая преследуется при использовании</w:t>
      </w:r>
      <w:r w:rsidRPr="009F334A">
        <w:t xml:space="preserve"> физических </w:t>
      </w:r>
      <w:r>
        <w:rPr>
          <w:lang w:val="ru-RU"/>
        </w:rPr>
        <w:t>маркеров</w:t>
      </w:r>
      <w:r>
        <w:t xml:space="preserve">. </w:t>
      </w:r>
      <w:r w:rsidRPr="009F334A">
        <w:t>Однажды</w:t>
      </w:r>
      <w:r>
        <w:t>,</w:t>
      </w:r>
      <w:r w:rsidRPr="009F334A">
        <w:t xml:space="preserve"> мониторы станут размером со стену</w:t>
      </w:r>
      <w:r>
        <w:t xml:space="preserve"> </w:t>
      </w:r>
      <w:r w:rsidRPr="009F334A">
        <w:t>и можно будет двигать объекты на экране с помощью физических жестов</w:t>
      </w:r>
      <w:r>
        <w:t xml:space="preserve">, </w:t>
      </w:r>
      <w:r>
        <w:rPr>
          <w:lang w:val="ru-RU"/>
        </w:rPr>
        <w:t>имитируя реальное ощутимое физическое взаимодействие</w:t>
      </w:r>
      <w:r>
        <w:t xml:space="preserve">; </w:t>
      </w:r>
      <w:r>
        <w:rPr>
          <w:lang w:val="ru-RU"/>
        </w:rPr>
        <w:t>такая технология разрешит эту проблему</w:t>
      </w:r>
      <w:r>
        <w:t>.</w:t>
      </w:r>
    </w:p>
  </w:footnote>
  <w:footnote w:id="22">
    <w:p w14:paraId="419A5738" w14:textId="751777AA" w:rsidR="006D0473" w:rsidRDefault="006D0473">
      <w:pPr>
        <w:pStyle w:val="footnotedescription"/>
        <w:spacing w:line="259" w:lineRule="auto"/>
        <w:ind w:left="360" w:firstLine="0"/>
      </w:pPr>
      <w:r w:rsidRPr="00AA4F83">
        <w:rPr>
          <w:rStyle w:val="footnotemark"/>
          <w:vertAlign w:val="baseline"/>
        </w:rPr>
        <w:footnoteRef/>
      </w:r>
      <w:r>
        <w:t xml:space="preserve"> </w:t>
      </w:r>
      <w:r>
        <w:t xml:space="preserve">. </w:t>
      </w:r>
      <w:r w:rsidRPr="00CF79DB">
        <w:rPr>
          <w:i/>
        </w:rPr>
        <w:t>Матрица</w:t>
      </w:r>
      <w:r>
        <w:t xml:space="preserve"> </w:t>
      </w:r>
      <w:r w:rsidRPr="00CF79DB">
        <w:t>это шаблон для штамповки или формовки</w:t>
      </w:r>
      <w:r>
        <w:rPr>
          <w:lang w:val="ru-RU"/>
        </w:rPr>
        <w:t xml:space="preserve"> металлических или пластиковых деталей</w:t>
      </w:r>
      <w:r>
        <w:t>.</w:t>
      </w:r>
    </w:p>
  </w:footnote>
  <w:footnote w:id="23">
    <w:p w14:paraId="5910C553" w14:textId="13B35843" w:rsidR="006D0473" w:rsidRDefault="006D0473">
      <w:pPr>
        <w:pStyle w:val="footnotedescription"/>
        <w:spacing w:line="259" w:lineRule="auto"/>
        <w:ind w:left="360" w:firstLine="0"/>
      </w:pPr>
      <w:r w:rsidRPr="00AA4F83">
        <w:rPr>
          <w:rStyle w:val="footnotemark"/>
          <w:vertAlign w:val="baseline"/>
        </w:rPr>
        <w:footnoteRef/>
      </w:r>
      <w:r w:rsidRPr="00AA4F83">
        <w:t xml:space="preserve"> </w:t>
      </w:r>
      <w:r>
        <w:t xml:space="preserve">. </w:t>
      </w:r>
      <w:r>
        <w:rPr>
          <w:lang w:val="ru-RU"/>
        </w:rPr>
        <w:t>Придумано</w:t>
      </w:r>
      <w:r>
        <w:t xml:space="preserve"> </w:t>
      </w:r>
      <w:r>
        <w:rPr>
          <w:lang w:val="ru-RU"/>
        </w:rPr>
        <w:t>исследователем</w:t>
      </w:r>
      <w:r w:rsidRPr="00CF79DB">
        <w:rPr>
          <w:lang w:val="ru-RU"/>
        </w:rPr>
        <w:t xml:space="preserve"> </w:t>
      </w:r>
      <w:r>
        <w:rPr>
          <w:lang w:val="ru-RU"/>
        </w:rPr>
        <w:t>в</w:t>
      </w:r>
      <w:r w:rsidRPr="00CF79DB">
        <w:rPr>
          <w:lang w:val="ru-RU"/>
        </w:rPr>
        <w:t xml:space="preserve"> </w:t>
      </w:r>
      <w:r>
        <w:rPr>
          <w:lang w:val="ru-RU"/>
        </w:rPr>
        <w:t xml:space="preserve">разработке продуктов </w:t>
      </w:r>
      <w:r>
        <w:t xml:space="preserve">Toyota </w:t>
      </w:r>
      <w:r w:rsidRPr="00CF79DB">
        <w:t>Аллен</w:t>
      </w:r>
      <w:r>
        <w:rPr>
          <w:lang w:val="ru-RU"/>
        </w:rPr>
        <w:t>ом</w:t>
      </w:r>
      <w:r w:rsidRPr="00CF79DB">
        <w:t xml:space="preserve"> Уорд</w:t>
      </w:r>
      <w:r>
        <w:rPr>
          <w:lang w:val="ru-RU"/>
        </w:rPr>
        <w:t>ом</w:t>
      </w:r>
      <w:r w:rsidRPr="00CF79DB">
        <w:t xml:space="preserve"> </w:t>
      </w:r>
      <w:r>
        <w:rPr>
          <w:lang w:val="ru-RU"/>
        </w:rPr>
        <w:t>(</w:t>
      </w:r>
      <w:r>
        <w:t>Dr. Allen Ward</w:t>
      </w:r>
      <w:r>
        <w:rPr>
          <w:lang w:val="ru-RU"/>
        </w:rPr>
        <w:t>)</w:t>
      </w:r>
      <w:r>
        <w:t>.</w:t>
      </w:r>
    </w:p>
  </w:footnote>
  <w:footnote w:id="24">
    <w:p w14:paraId="736EF404" w14:textId="690BDE81" w:rsidR="006D0473" w:rsidRDefault="006D0473">
      <w:pPr>
        <w:pStyle w:val="footnotedescription"/>
      </w:pPr>
      <w:r w:rsidRPr="00773D20">
        <w:rPr>
          <w:rStyle w:val="footnotemark"/>
          <w:vertAlign w:val="baseline"/>
        </w:rPr>
        <w:footnoteRef/>
      </w:r>
      <w:r>
        <w:t xml:space="preserve"> </w:t>
      </w:r>
      <w:r>
        <w:t xml:space="preserve">. </w:t>
      </w:r>
      <w:r>
        <w:rPr>
          <w:lang w:val="ru-RU"/>
        </w:rPr>
        <w:t>Заметьте</w:t>
      </w:r>
      <w:r w:rsidRPr="00773D20">
        <w:rPr>
          <w:lang w:val="ru-RU"/>
        </w:rPr>
        <w:t xml:space="preserve">, </w:t>
      </w:r>
      <w:r>
        <w:rPr>
          <w:lang w:val="ru-RU"/>
        </w:rPr>
        <w:t>что</w:t>
      </w:r>
      <w:r w:rsidRPr="00773D20">
        <w:rPr>
          <w:lang w:val="ru-RU"/>
        </w:rPr>
        <w:t xml:space="preserve"> </w:t>
      </w:r>
      <w:r>
        <w:rPr>
          <w:lang w:val="ru-RU"/>
        </w:rPr>
        <w:t>сокращение</w:t>
      </w:r>
      <w:r w:rsidRPr="00773D20">
        <w:rPr>
          <w:lang w:val="ru-RU"/>
        </w:rPr>
        <w:t xml:space="preserve"> </w:t>
      </w:r>
      <w:r>
        <w:rPr>
          <w:lang w:val="ru-RU"/>
        </w:rPr>
        <w:t>стоимости</w:t>
      </w:r>
      <w:r w:rsidRPr="00773D20">
        <w:rPr>
          <w:lang w:val="ru-RU"/>
        </w:rPr>
        <w:t xml:space="preserve"> </w:t>
      </w:r>
      <w:r>
        <w:rPr>
          <w:lang w:val="ru-RU"/>
        </w:rPr>
        <w:t>задержки</w:t>
      </w:r>
      <w:r w:rsidRPr="00773D20">
        <w:rPr>
          <w:lang w:val="ru-RU"/>
        </w:rPr>
        <w:t xml:space="preserve"> </w:t>
      </w:r>
      <w:r>
        <w:rPr>
          <w:lang w:val="ru-RU"/>
        </w:rPr>
        <w:t>информации</w:t>
      </w:r>
      <w:r w:rsidRPr="00773D20">
        <w:rPr>
          <w:lang w:val="ru-RU"/>
        </w:rPr>
        <w:t xml:space="preserve"> </w:t>
      </w:r>
      <w:r>
        <w:rPr>
          <w:lang w:val="ru-RU"/>
        </w:rPr>
        <w:t>в</w:t>
      </w:r>
      <w:r w:rsidRPr="00773D20">
        <w:rPr>
          <w:lang w:val="ru-RU"/>
        </w:rPr>
        <w:t xml:space="preserve"> </w:t>
      </w:r>
      <w:r>
        <w:rPr>
          <w:lang w:val="ru-RU"/>
        </w:rPr>
        <w:t>разработке</w:t>
      </w:r>
      <w:r w:rsidRPr="00773D20">
        <w:rPr>
          <w:lang w:val="ru-RU"/>
        </w:rPr>
        <w:t xml:space="preserve"> </w:t>
      </w:r>
      <w:r>
        <w:rPr>
          <w:lang w:val="ru-RU"/>
        </w:rPr>
        <w:t>продуктов</w:t>
      </w:r>
      <w:r w:rsidRPr="00773D20">
        <w:rPr>
          <w:lang w:val="ru-RU"/>
        </w:rPr>
        <w:t xml:space="preserve"> </w:t>
      </w:r>
      <w:r>
        <w:rPr>
          <w:lang w:val="ru-RU"/>
        </w:rPr>
        <w:t>почти всегда требует создания и тестирования чего-либо</w:t>
      </w:r>
      <w:r>
        <w:t>.</w:t>
      </w:r>
    </w:p>
  </w:footnote>
  <w:footnote w:id="25">
    <w:p w14:paraId="3510479F" w14:textId="13BE8068" w:rsidR="006D0473" w:rsidRDefault="006D0473" w:rsidP="00C81A98">
      <w:pPr>
        <w:pStyle w:val="footnotedescription"/>
        <w:spacing w:line="259" w:lineRule="auto"/>
        <w:ind w:left="360" w:firstLine="0"/>
      </w:pPr>
      <w:r w:rsidRPr="00A02268">
        <w:rPr>
          <w:rStyle w:val="footnotemark"/>
          <w:vertAlign w:val="baseline"/>
        </w:rPr>
        <w:footnoteRef/>
      </w:r>
      <w:r>
        <w:t xml:space="preserve"> </w:t>
      </w:r>
      <w:r>
        <w:t xml:space="preserve">. </w:t>
      </w:r>
      <w:r>
        <w:rPr>
          <w:i/>
          <w:lang w:val="ru-RU"/>
        </w:rPr>
        <w:t>такт</w:t>
      </w:r>
      <w:r w:rsidRPr="00780D45">
        <w:rPr>
          <w:i/>
          <w:lang w:val="ru-RU"/>
        </w:rPr>
        <w:t xml:space="preserve"> </w:t>
      </w:r>
      <w:r>
        <w:t>—</w:t>
      </w:r>
      <w:r w:rsidRPr="00780D45">
        <w:rPr>
          <w:lang w:val="ru-RU"/>
        </w:rPr>
        <w:t xml:space="preserve"> </w:t>
      </w:r>
      <w:r>
        <w:rPr>
          <w:lang w:val="ru-RU"/>
        </w:rPr>
        <w:t>ритмичный</w:t>
      </w:r>
      <w:r w:rsidRPr="00780D45">
        <w:rPr>
          <w:lang w:val="ru-RU"/>
        </w:rPr>
        <w:t xml:space="preserve"> </w:t>
      </w:r>
      <w:r>
        <w:rPr>
          <w:lang w:val="ru-RU"/>
        </w:rPr>
        <w:t>бит</w:t>
      </w:r>
      <w:r w:rsidRPr="00780D45">
        <w:rPr>
          <w:lang w:val="ru-RU"/>
        </w:rPr>
        <w:t xml:space="preserve"> </w:t>
      </w:r>
      <w:r>
        <w:t>(</w:t>
      </w:r>
      <w:r>
        <w:rPr>
          <w:lang w:val="ru-RU"/>
        </w:rPr>
        <w:t>герм</w:t>
      </w:r>
      <w:r w:rsidRPr="00780D45">
        <w:rPr>
          <w:lang w:val="ru-RU"/>
        </w:rPr>
        <w:t>.</w:t>
      </w:r>
      <w:r>
        <w:t>)</w:t>
      </w:r>
    </w:p>
  </w:footnote>
  <w:footnote w:id="26">
    <w:p w14:paraId="08EC2BCA" w14:textId="0C220DCF" w:rsidR="006D0473" w:rsidRDefault="006D0473">
      <w:pPr>
        <w:pStyle w:val="footnotedescription"/>
        <w:ind w:right="238"/>
      </w:pPr>
      <w:r w:rsidRPr="00BB30E6">
        <w:rPr>
          <w:rStyle w:val="footnotemark"/>
          <w:vertAlign w:val="baseline"/>
        </w:rPr>
        <w:footnoteRef/>
      </w:r>
      <w:r>
        <w:t xml:space="preserve"> </w:t>
      </w:r>
      <w:r>
        <w:t xml:space="preserve">. </w:t>
      </w:r>
      <w:r w:rsidRPr="006A2251">
        <w:t>Мы повидали</w:t>
      </w:r>
      <w:r>
        <w:rPr>
          <w:lang w:val="ru-RU"/>
        </w:rPr>
        <w:t xml:space="preserve"> также</w:t>
      </w:r>
      <w:r w:rsidRPr="006A2251">
        <w:t xml:space="preserve"> успешные продукты</w:t>
      </w:r>
      <w:r>
        <w:rPr>
          <w:lang w:val="ru-RU"/>
        </w:rPr>
        <w:t xml:space="preserve"> и</w:t>
      </w:r>
      <w:r w:rsidRPr="006A2251">
        <w:t xml:space="preserve"> с менеджерами продуктов не являющимися сильными инженерами </w:t>
      </w:r>
      <w:r>
        <w:t>—</w:t>
      </w:r>
      <w:r w:rsidRPr="006A2251">
        <w:t xml:space="preserve"> хотя они</w:t>
      </w:r>
      <w:r>
        <w:t xml:space="preserve"> </w:t>
      </w:r>
      <w:r w:rsidRPr="006A2251">
        <w:t xml:space="preserve">должны быть </w:t>
      </w:r>
      <w:r w:rsidRPr="006A2251">
        <w:rPr>
          <w:i/>
          <w:iCs/>
        </w:rPr>
        <w:t>действительно</w:t>
      </w:r>
      <w:r>
        <w:t xml:space="preserve"> </w:t>
      </w:r>
      <w:r w:rsidRPr="006A2251">
        <w:t xml:space="preserve">сильными менеджерами продуктов </w:t>
      </w:r>
      <w:r>
        <w:rPr>
          <w:lang w:val="ru-RU"/>
        </w:rPr>
        <w:t>с детальным знанием рынка</w:t>
      </w:r>
      <w:r>
        <w:t>,</w:t>
      </w:r>
      <w:r>
        <w:rPr>
          <w:lang w:val="ru-RU"/>
        </w:rPr>
        <w:t xml:space="preserve"> продукта</w:t>
      </w:r>
      <w:r>
        <w:t xml:space="preserve"> </w:t>
      </w:r>
      <w:r>
        <w:rPr>
          <w:lang w:val="ru-RU"/>
        </w:rPr>
        <w:t>и потребностей текущего клиента</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E9526" w14:textId="126E691E" w:rsidR="006D0473" w:rsidRPr="004D5020" w:rsidRDefault="006D0473" w:rsidP="0054663E">
    <w:pPr>
      <w:spacing w:after="20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CD0A90">
      <w:rPr>
        <w:noProof/>
        <w:color w:val="0000FF"/>
        <w:sz w:val="16"/>
        <w:lang w:val="en-US"/>
      </w:rPr>
      <w:t>Азбука Бережливого Подхода</w:t>
    </w:r>
    <w:r>
      <w:rPr>
        <w:color w:val="0000FF"/>
        <w:sz w:val="16"/>
        <w:lang w:val="en-US"/>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43042" w14:textId="45D78F7C" w:rsidR="006D0473" w:rsidRPr="004D5020" w:rsidRDefault="006D0473" w:rsidP="00183E03">
    <w:pPr>
      <w:spacing w:after="24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CD0A90">
      <w:rPr>
        <w:noProof/>
        <w:color w:val="0000FF"/>
        <w:sz w:val="16"/>
        <w:lang w:val="en-US"/>
      </w:rPr>
      <w:t>Азбука Бережливого Подхода</w:t>
    </w:r>
    <w:r>
      <w:rPr>
        <w:color w:val="0000FF"/>
        <w:sz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0548" w14:textId="7F3F65F1" w:rsidR="006D0473" w:rsidRPr="00183E03" w:rsidRDefault="006D0473" w:rsidP="00183E03">
    <w:pPr>
      <w:spacing w:after="240" w:line="259" w:lineRule="auto"/>
      <w:ind w:left="6" w:right="0" w:firstLine="0"/>
      <w:jc w:val="center"/>
      <w:rPr>
        <w:lang w:val="ru-RU"/>
      </w:rPr>
    </w:pPr>
    <w:r>
      <w:rPr>
        <w:color w:val="0000FF"/>
        <w:sz w:val="16"/>
        <w:lang w:val="ru-RU"/>
      </w:rPr>
      <w:t>Бережливая Разработка Продуктов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727C" w14:textId="77777777" w:rsidR="006D0473" w:rsidRDefault="006D0473">
    <w:pPr>
      <w:spacing w:after="0" w:line="259" w:lineRule="auto"/>
      <w:ind w:left="8" w:right="0" w:firstLine="0"/>
      <w:jc w:val="center"/>
    </w:pPr>
    <w:r>
      <w:rPr>
        <w:color w:val="0000FF"/>
        <w:sz w:val="16"/>
      </w:rPr>
      <w:t>Lean Product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35B97" w14:textId="6674685D" w:rsidR="006D0473" w:rsidRPr="004D5020" w:rsidRDefault="006D0473" w:rsidP="0054663E">
    <w:pPr>
      <w:spacing w:after="20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"Heading 1" \* MERGEFORMAT </w:instrText>
    </w:r>
    <w:r>
      <w:rPr>
        <w:color w:val="0000FF"/>
        <w:sz w:val="16"/>
        <w:lang w:val="en-US"/>
      </w:rPr>
      <w:fldChar w:fldCharType="separate"/>
    </w:r>
    <w:r w:rsidR="00CD0A90">
      <w:rPr>
        <w:noProof/>
        <w:color w:val="0000FF"/>
        <w:sz w:val="16"/>
        <w:lang w:val="en-US"/>
      </w:rPr>
      <w:t>Бережливая Разработка Продуктов</w:t>
    </w:r>
    <w:r>
      <w:rPr>
        <w:color w:val="0000FF"/>
        <w:sz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51AC" w14:textId="77777777" w:rsidR="006D0473" w:rsidRDefault="006D047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D7064" w14:textId="1F036AD1" w:rsidR="006D0473" w:rsidRPr="002F5648" w:rsidRDefault="006D0473" w:rsidP="00CA3389">
    <w:pPr>
      <w:spacing w:after="24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CD0A90">
      <w:rPr>
        <w:noProof/>
        <w:color w:val="0000FF"/>
        <w:sz w:val="16"/>
        <w:lang w:val="en-US"/>
      </w:rPr>
      <w:t>Азбука Бережливого Подхода</w:t>
    </w:r>
    <w:r>
      <w:rPr>
        <w:color w:val="0000FF"/>
        <w:sz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571E" w14:textId="17F29E3D" w:rsidR="006D0473" w:rsidRPr="004D5020" w:rsidRDefault="006D0473" w:rsidP="004D5020">
    <w:pPr>
      <w:spacing w:after="418" w:line="445" w:lineRule="auto"/>
      <w:ind w:left="22" w:right="4"/>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Pr>
        <w:noProof/>
        <w:color w:val="0000FF"/>
        <w:sz w:val="16"/>
        <w:lang w:val="en-US"/>
      </w:rPr>
      <w:t>Азбука Бережливого Подхода</w:t>
    </w:r>
    <w:r>
      <w:rPr>
        <w:color w:val="0000FF"/>
        <w:sz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9E23" w14:textId="77777777" w:rsidR="006D0473" w:rsidRDefault="006D0473">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D662" w14:textId="0D0C5F23" w:rsidR="006D0473" w:rsidRPr="004D5020" w:rsidRDefault="006D0473" w:rsidP="004D5020">
    <w:pPr>
      <w:spacing w:after="418" w:line="445" w:lineRule="auto"/>
      <w:ind w:left="22" w:right="4"/>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Pr>
        <w:noProof/>
        <w:color w:val="0000FF"/>
        <w:sz w:val="16"/>
        <w:lang w:val="en-US"/>
      </w:rPr>
      <w:t>Азбука Бережливого Подхода</w:t>
    </w:r>
    <w:r>
      <w:rPr>
        <w:color w:val="0000FF"/>
        <w:sz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22E52" w14:textId="183BE836" w:rsidR="006D0473" w:rsidRPr="003B26F3" w:rsidRDefault="006D0473" w:rsidP="00CA3389">
    <w:pPr>
      <w:spacing w:after="240" w:line="259" w:lineRule="auto"/>
      <w:ind w:left="6" w:right="0" w:firstLine="0"/>
      <w:jc w:val="center"/>
      <w:rPr>
        <w:lang w:val="ru-RU"/>
      </w:rPr>
    </w:pPr>
    <w:r>
      <w:rPr>
        <w:color w:val="0000FF"/>
        <w:sz w:val="16"/>
        <w:lang w:val="ru-RU"/>
      </w:rPr>
      <w:t>Бережливая Разработка Продуктов</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466D" w14:textId="77777777" w:rsidR="006D0473" w:rsidRDefault="006D047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AE8"/>
    <w:multiLevelType w:val="hybridMultilevel"/>
    <w:tmpl w:val="1288421E"/>
    <w:lvl w:ilvl="0" w:tplc="ED7067E8">
      <w:start w:val="1"/>
      <w:numFmt w:val="decimal"/>
      <w:lvlText w:val="%1."/>
      <w:lvlJc w:val="left"/>
      <w:pPr>
        <w:ind w:left="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A4BA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18842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BC1CB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500BF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9E91B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86D3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5C0C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76F46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E0C96"/>
    <w:multiLevelType w:val="hybridMultilevel"/>
    <w:tmpl w:val="000888EC"/>
    <w:lvl w:ilvl="0" w:tplc="32181B74">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888904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546ADE">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4EA6CC">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222D8A">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2F7F6">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169474">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FA6C2E">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C5A12">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D245D4"/>
    <w:multiLevelType w:val="hybridMultilevel"/>
    <w:tmpl w:val="4C244E56"/>
    <w:lvl w:ilvl="0" w:tplc="CA5CAB92">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110C150">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F827A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B4523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7E64D6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7B2CA0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DA629D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C2348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DC2BDC2">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B574388"/>
    <w:multiLevelType w:val="hybridMultilevel"/>
    <w:tmpl w:val="1B6A0406"/>
    <w:lvl w:ilvl="0" w:tplc="949CC012">
      <w:start w:val="4"/>
      <w:numFmt w:val="decimal"/>
      <w:lvlText w:val="%1."/>
      <w:lvlJc w:val="left"/>
      <w:pPr>
        <w:ind w:left="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F0B15C">
      <w:start w:val="1"/>
      <w:numFmt w:val="lowerLetter"/>
      <w:lvlText w:val="%2"/>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D8E244">
      <w:start w:val="1"/>
      <w:numFmt w:val="lowerRoman"/>
      <w:lvlText w:val="%3"/>
      <w:lvlJc w:val="left"/>
      <w:pPr>
        <w:ind w:left="1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AC0A0C">
      <w:start w:val="1"/>
      <w:numFmt w:val="decimal"/>
      <w:lvlText w:val="%4"/>
      <w:lvlJc w:val="left"/>
      <w:pPr>
        <w:ind w:left="2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2CDDE6">
      <w:start w:val="1"/>
      <w:numFmt w:val="lowerLetter"/>
      <w:lvlText w:val="%5"/>
      <w:lvlJc w:val="left"/>
      <w:pPr>
        <w:ind w:left="3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BEA7C68">
      <w:start w:val="1"/>
      <w:numFmt w:val="lowerRoman"/>
      <w:lvlText w:val="%6"/>
      <w:lvlJc w:val="left"/>
      <w:pPr>
        <w:ind w:left="4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EEA17C">
      <w:start w:val="1"/>
      <w:numFmt w:val="decimal"/>
      <w:lvlText w:val="%7"/>
      <w:lvlJc w:val="left"/>
      <w:pPr>
        <w:ind w:left="4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0A460C6">
      <w:start w:val="1"/>
      <w:numFmt w:val="lowerLetter"/>
      <w:lvlText w:val="%8"/>
      <w:lvlJc w:val="left"/>
      <w:pPr>
        <w:ind w:left="5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AACC4C">
      <w:start w:val="1"/>
      <w:numFmt w:val="lowerRoman"/>
      <w:lvlText w:val="%9"/>
      <w:lvlJc w:val="left"/>
      <w:pPr>
        <w:ind w:left="6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111960"/>
    <w:multiLevelType w:val="hybridMultilevel"/>
    <w:tmpl w:val="6F14BF64"/>
    <w:lvl w:ilvl="0" w:tplc="F502D2AA">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450BCD6">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0A5D88">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6126018">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B8495DA">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E6A392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B726276">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F527C0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64EEC44">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C577647"/>
    <w:multiLevelType w:val="hybridMultilevel"/>
    <w:tmpl w:val="C1289EB0"/>
    <w:lvl w:ilvl="0" w:tplc="5BA42320">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390AC08">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E6EA5B0">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7E37F4">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B8ADF3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3087B9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680C72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A5C296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ECE0EA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94742B7"/>
    <w:multiLevelType w:val="hybridMultilevel"/>
    <w:tmpl w:val="495480E2"/>
    <w:lvl w:ilvl="0" w:tplc="F014BD8A">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263D3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B2A8C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5C8E4E">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A62B20">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28BD38">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E6842A">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A2DB3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CC6166">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9AB2F53"/>
    <w:multiLevelType w:val="hybridMultilevel"/>
    <w:tmpl w:val="A27046A0"/>
    <w:lvl w:ilvl="0" w:tplc="C5FA86D6">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E1C3BA4">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F1031E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A40C500">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EA28266">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42ADB8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88F090">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06A2930">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D241BE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BF21792"/>
    <w:multiLevelType w:val="hybridMultilevel"/>
    <w:tmpl w:val="C7326122"/>
    <w:lvl w:ilvl="0" w:tplc="DA06A892">
      <w:start w:val="1"/>
      <w:numFmt w:val="bullet"/>
      <w:lvlText w:val="•"/>
      <w:lvlJc w:val="left"/>
      <w:pPr>
        <w:ind w:left="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ECA7BB2">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070408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BE484EA">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DEC0E18">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58641FC">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58A573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E106618">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13A2C1E">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C525408"/>
    <w:multiLevelType w:val="hybridMultilevel"/>
    <w:tmpl w:val="1876E99E"/>
    <w:lvl w:ilvl="0" w:tplc="046E3FC2">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DCC1156">
      <w:start w:val="1"/>
      <w:numFmt w:val="bullet"/>
      <w:lvlText w:val="o"/>
      <w:lvlJc w:val="left"/>
      <w:pPr>
        <w:ind w:left="11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96A5CB4">
      <w:start w:val="1"/>
      <w:numFmt w:val="bullet"/>
      <w:lvlText w:val="▪"/>
      <w:lvlJc w:val="left"/>
      <w:pPr>
        <w:ind w:left="18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2048E2E">
      <w:start w:val="1"/>
      <w:numFmt w:val="bullet"/>
      <w:lvlText w:val="•"/>
      <w:lvlJc w:val="left"/>
      <w:pPr>
        <w:ind w:left="25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EFC2220">
      <w:start w:val="1"/>
      <w:numFmt w:val="bullet"/>
      <w:lvlText w:val="o"/>
      <w:lvlJc w:val="left"/>
      <w:pPr>
        <w:ind w:left="32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2863178">
      <w:start w:val="1"/>
      <w:numFmt w:val="bullet"/>
      <w:lvlText w:val="▪"/>
      <w:lvlJc w:val="left"/>
      <w:pPr>
        <w:ind w:left="40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9F68764">
      <w:start w:val="1"/>
      <w:numFmt w:val="bullet"/>
      <w:lvlText w:val="•"/>
      <w:lvlJc w:val="left"/>
      <w:pPr>
        <w:ind w:left="47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4387640">
      <w:start w:val="1"/>
      <w:numFmt w:val="bullet"/>
      <w:lvlText w:val="o"/>
      <w:lvlJc w:val="left"/>
      <w:pPr>
        <w:ind w:left="54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2ADA6E">
      <w:start w:val="1"/>
      <w:numFmt w:val="bullet"/>
      <w:lvlText w:val="▪"/>
      <w:lvlJc w:val="left"/>
      <w:pPr>
        <w:ind w:left="61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4B7462EC"/>
    <w:multiLevelType w:val="hybridMultilevel"/>
    <w:tmpl w:val="AA66A186"/>
    <w:lvl w:ilvl="0" w:tplc="1A126CA0">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BE42E2">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30A0A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0A5074">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C67948">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7C73E0">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C96C44C">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EA800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DC480C">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CFF1646"/>
    <w:multiLevelType w:val="hybridMultilevel"/>
    <w:tmpl w:val="29725B96"/>
    <w:lvl w:ilvl="0" w:tplc="6E94805E">
      <w:numFmt w:val="bullet"/>
      <w:lvlText w:val="-"/>
      <w:lvlJc w:val="left"/>
      <w:pPr>
        <w:ind w:left="465" w:hanging="360"/>
      </w:pPr>
      <w:rPr>
        <w:rFonts w:ascii="Times New Roman" w:eastAsia="Times New Roman" w:hAnsi="Times New Roman" w:cs="Times New Roman"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2" w15:restartNumberingAfterBreak="0">
    <w:nsid w:val="4DA91D1B"/>
    <w:multiLevelType w:val="hybridMultilevel"/>
    <w:tmpl w:val="9954B3A2"/>
    <w:lvl w:ilvl="0" w:tplc="02CA6FD8">
      <w:start w:val="1"/>
      <w:numFmt w:val="bullet"/>
      <w:lvlText w:val="-"/>
      <w:lvlJc w:val="left"/>
      <w:pPr>
        <w:ind w:left="1667"/>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1" w:tplc="2BEC8A4E">
      <w:start w:val="1"/>
      <w:numFmt w:val="bullet"/>
      <w:lvlText w:val="o"/>
      <w:lvlJc w:val="left"/>
      <w:pPr>
        <w:ind w:left="39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2" w:tplc="4842801C">
      <w:start w:val="1"/>
      <w:numFmt w:val="bullet"/>
      <w:lvlText w:val="▪"/>
      <w:lvlJc w:val="left"/>
      <w:pPr>
        <w:ind w:left="46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3" w:tplc="135C28F0">
      <w:start w:val="1"/>
      <w:numFmt w:val="bullet"/>
      <w:lvlText w:val="•"/>
      <w:lvlJc w:val="left"/>
      <w:pPr>
        <w:ind w:left="54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4" w:tplc="025CE516">
      <w:start w:val="1"/>
      <w:numFmt w:val="bullet"/>
      <w:lvlText w:val="o"/>
      <w:lvlJc w:val="left"/>
      <w:pPr>
        <w:ind w:left="612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5" w:tplc="0E507246">
      <w:start w:val="1"/>
      <w:numFmt w:val="bullet"/>
      <w:lvlText w:val="▪"/>
      <w:lvlJc w:val="left"/>
      <w:pPr>
        <w:ind w:left="684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6" w:tplc="7E5AB222">
      <w:start w:val="1"/>
      <w:numFmt w:val="bullet"/>
      <w:lvlText w:val="•"/>
      <w:lvlJc w:val="left"/>
      <w:pPr>
        <w:ind w:left="75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7" w:tplc="53985C8C">
      <w:start w:val="1"/>
      <w:numFmt w:val="bullet"/>
      <w:lvlText w:val="o"/>
      <w:lvlJc w:val="left"/>
      <w:pPr>
        <w:ind w:left="82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8" w:tplc="D7626538">
      <w:start w:val="1"/>
      <w:numFmt w:val="bullet"/>
      <w:lvlText w:val="▪"/>
      <w:lvlJc w:val="left"/>
      <w:pPr>
        <w:ind w:left="90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abstractNum>
  <w:abstractNum w:abstractNumId="13" w15:restartNumberingAfterBreak="0">
    <w:nsid w:val="57A104EA"/>
    <w:multiLevelType w:val="hybridMultilevel"/>
    <w:tmpl w:val="5D7E1F10"/>
    <w:lvl w:ilvl="0" w:tplc="0316BF8E">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1622B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E1E680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15C6CB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250E25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1228EFE">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A30832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974DE2C">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0BA18C6">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588F2280"/>
    <w:multiLevelType w:val="hybridMultilevel"/>
    <w:tmpl w:val="6B3430F4"/>
    <w:lvl w:ilvl="0" w:tplc="775A2130">
      <w:start w:val="14"/>
      <w:numFmt w:val="decimal"/>
      <w:lvlText w:val="%1"/>
      <w:lvlJc w:val="left"/>
      <w:pPr>
        <w:ind w:left="0"/>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1" w:tplc="B8F62DF2">
      <w:start w:val="1"/>
      <w:numFmt w:val="lowerLetter"/>
      <w:lvlText w:val="%2"/>
      <w:lvlJc w:val="left"/>
      <w:pPr>
        <w:ind w:left="43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2" w:tplc="F0B4A86E">
      <w:start w:val="1"/>
      <w:numFmt w:val="lowerRoman"/>
      <w:lvlText w:val="%3"/>
      <w:lvlJc w:val="left"/>
      <w:pPr>
        <w:ind w:left="50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3" w:tplc="1EEEFC64">
      <w:start w:val="1"/>
      <w:numFmt w:val="decimal"/>
      <w:lvlText w:val="%4"/>
      <w:lvlJc w:val="left"/>
      <w:pPr>
        <w:ind w:left="57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4" w:tplc="4A8AFE18">
      <w:start w:val="1"/>
      <w:numFmt w:val="lowerLetter"/>
      <w:lvlText w:val="%5"/>
      <w:lvlJc w:val="left"/>
      <w:pPr>
        <w:ind w:left="650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5" w:tplc="A33CE13C">
      <w:start w:val="1"/>
      <w:numFmt w:val="lowerRoman"/>
      <w:lvlText w:val="%6"/>
      <w:lvlJc w:val="left"/>
      <w:pPr>
        <w:ind w:left="722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6" w:tplc="5CE41C22">
      <w:start w:val="1"/>
      <w:numFmt w:val="decimal"/>
      <w:lvlText w:val="%7"/>
      <w:lvlJc w:val="left"/>
      <w:pPr>
        <w:ind w:left="79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7" w:tplc="A29A9C6C">
      <w:start w:val="1"/>
      <w:numFmt w:val="lowerLetter"/>
      <w:lvlText w:val="%8"/>
      <w:lvlJc w:val="left"/>
      <w:pPr>
        <w:ind w:left="86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8" w:tplc="426E022E">
      <w:start w:val="1"/>
      <w:numFmt w:val="lowerRoman"/>
      <w:lvlText w:val="%9"/>
      <w:lvlJc w:val="left"/>
      <w:pPr>
        <w:ind w:left="93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abstractNum>
  <w:abstractNum w:abstractNumId="15" w15:restartNumberingAfterBreak="0">
    <w:nsid w:val="5EF40C7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C257370"/>
    <w:multiLevelType w:val="hybridMultilevel"/>
    <w:tmpl w:val="C74AD3D2"/>
    <w:lvl w:ilvl="0" w:tplc="9F981086">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BC6A1C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550A48E">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892C22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F5C0642">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764B2C4">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1032D2">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C888B8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B6E6F6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2"/>
  </w:num>
  <w:num w:numId="2">
    <w:abstractNumId w:val="10"/>
  </w:num>
  <w:num w:numId="3">
    <w:abstractNumId w:val="6"/>
  </w:num>
  <w:num w:numId="4">
    <w:abstractNumId w:val="1"/>
  </w:num>
  <w:num w:numId="5">
    <w:abstractNumId w:val="0"/>
  </w:num>
  <w:num w:numId="6">
    <w:abstractNumId w:val="3"/>
  </w:num>
  <w:num w:numId="7">
    <w:abstractNumId w:val="4"/>
  </w:num>
  <w:num w:numId="8">
    <w:abstractNumId w:val="9"/>
  </w:num>
  <w:num w:numId="9">
    <w:abstractNumId w:val="7"/>
  </w:num>
  <w:num w:numId="10">
    <w:abstractNumId w:val="5"/>
  </w:num>
  <w:num w:numId="11">
    <w:abstractNumId w:val="2"/>
  </w:num>
  <w:num w:numId="12">
    <w:abstractNumId w:val="8"/>
  </w:num>
  <w:num w:numId="13">
    <w:abstractNumId w:val="16"/>
  </w:num>
  <w:num w:numId="14">
    <w:abstractNumId w:val="13"/>
  </w:num>
  <w:num w:numId="15">
    <w:abstractNumId w:val="14"/>
  </w:num>
  <w:num w:numId="16">
    <w:abstractNumId w:val="15"/>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Пользователь">
    <w15:presenceInfo w15:providerId="AD" w15:userId="S::r.lapaev@rhrnonline.onmicrosoft.com::15f16321-b928-436e-be70-2366b0ac012f"/>
  </w15:person>
  <w15:person w15:author="Krotov Aretm">
    <w15:presenceInfo w15:providerId="None" w15:userId="Krotov Aret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47"/>
    <w:rsid w:val="000054AF"/>
    <w:rsid w:val="0000700F"/>
    <w:rsid w:val="00022837"/>
    <w:rsid w:val="00023253"/>
    <w:rsid w:val="00033ECB"/>
    <w:rsid w:val="000428C5"/>
    <w:rsid w:val="00051B3F"/>
    <w:rsid w:val="00064B68"/>
    <w:rsid w:val="00066716"/>
    <w:rsid w:val="00073E11"/>
    <w:rsid w:val="00076738"/>
    <w:rsid w:val="00077B54"/>
    <w:rsid w:val="0008455F"/>
    <w:rsid w:val="000858AE"/>
    <w:rsid w:val="000868B4"/>
    <w:rsid w:val="00086DAF"/>
    <w:rsid w:val="000901A5"/>
    <w:rsid w:val="00090C9B"/>
    <w:rsid w:val="00094545"/>
    <w:rsid w:val="000A75A3"/>
    <w:rsid w:val="000B04BE"/>
    <w:rsid w:val="000C7B36"/>
    <w:rsid w:val="000D011B"/>
    <w:rsid w:val="000D11B6"/>
    <w:rsid w:val="000D41FF"/>
    <w:rsid w:val="000D556D"/>
    <w:rsid w:val="000D6D4B"/>
    <w:rsid w:val="000E7450"/>
    <w:rsid w:val="000F2F00"/>
    <w:rsid w:val="000F4357"/>
    <w:rsid w:val="000F7650"/>
    <w:rsid w:val="000F7711"/>
    <w:rsid w:val="00100131"/>
    <w:rsid w:val="001011BB"/>
    <w:rsid w:val="00111EE6"/>
    <w:rsid w:val="0012178F"/>
    <w:rsid w:val="00122D36"/>
    <w:rsid w:val="00124CB6"/>
    <w:rsid w:val="001348B2"/>
    <w:rsid w:val="001355F3"/>
    <w:rsid w:val="00143453"/>
    <w:rsid w:val="00146921"/>
    <w:rsid w:val="00151AFA"/>
    <w:rsid w:val="00152098"/>
    <w:rsid w:val="00152793"/>
    <w:rsid w:val="0015761E"/>
    <w:rsid w:val="00165243"/>
    <w:rsid w:val="00175901"/>
    <w:rsid w:val="0017746B"/>
    <w:rsid w:val="00183E03"/>
    <w:rsid w:val="00186AF9"/>
    <w:rsid w:val="00197CE0"/>
    <w:rsid w:val="001A5367"/>
    <w:rsid w:val="001B3BA8"/>
    <w:rsid w:val="001B66A7"/>
    <w:rsid w:val="001C00E9"/>
    <w:rsid w:val="001C16E7"/>
    <w:rsid w:val="001C7026"/>
    <w:rsid w:val="001D1883"/>
    <w:rsid w:val="001D6EA6"/>
    <w:rsid w:val="001D7D0D"/>
    <w:rsid w:val="001D7F8C"/>
    <w:rsid w:val="001E0427"/>
    <w:rsid w:val="001E32EB"/>
    <w:rsid w:val="001E391A"/>
    <w:rsid w:val="001E44F0"/>
    <w:rsid w:val="001E52B2"/>
    <w:rsid w:val="001E5BEB"/>
    <w:rsid w:val="001F37B3"/>
    <w:rsid w:val="00204A83"/>
    <w:rsid w:val="002076AF"/>
    <w:rsid w:val="00207965"/>
    <w:rsid w:val="00211FE6"/>
    <w:rsid w:val="00215201"/>
    <w:rsid w:val="00230602"/>
    <w:rsid w:val="002363AD"/>
    <w:rsid w:val="00237384"/>
    <w:rsid w:val="00240CC1"/>
    <w:rsid w:val="00242042"/>
    <w:rsid w:val="00242854"/>
    <w:rsid w:val="0024518D"/>
    <w:rsid w:val="00256F26"/>
    <w:rsid w:val="0026488B"/>
    <w:rsid w:val="00264E5B"/>
    <w:rsid w:val="00265173"/>
    <w:rsid w:val="00270FAE"/>
    <w:rsid w:val="00272785"/>
    <w:rsid w:val="00272C1F"/>
    <w:rsid w:val="00291AF6"/>
    <w:rsid w:val="00292505"/>
    <w:rsid w:val="00292C10"/>
    <w:rsid w:val="00293739"/>
    <w:rsid w:val="002956CA"/>
    <w:rsid w:val="002A2A74"/>
    <w:rsid w:val="002B0633"/>
    <w:rsid w:val="002B158F"/>
    <w:rsid w:val="002B3881"/>
    <w:rsid w:val="002C3A1C"/>
    <w:rsid w:val="002C4351"/>
    <w:rsid w:val="002C4A8C"/>
    <w:rsid w:val="002D3A7D"/>
    <w:rsid w:val="002D7320"/>
    <w:rsid w:val="002E3D83"/>
    <w:rsid w:val="002F1270"/>
    <w:rsid w:val="002F5648"/>
    <w:rsid w:val="002F6484"/>
    <w:rsid w:val="002F66E7"/>
    <w:rsid w:val="00313EEA"/>
    <w:rsid w:val="0032290B"/>
    <w:rsid w:val="003322E8"/>
    <w:rsid w:val="00334940"/>
    <w:rsid w:val="003379A8"/>
    <w:rsid w:val="0034249A"/>
    <w:rsid w:val="00354CDC"/>
    <w:rsid w:val="00356020"/>
    <w:rsid w:val="0037428B"/>
    <w:rsid w:val="00392042"/>
    <w:rsid w:val="003A145E"/>
    <w:rsid w:val="003A2821"/>
    <w:rsid w:val="003A4407"/>
    <w:rsid w:val="003A4D65"/>
    <w:rsid w:val="003A4DB7"/>
    <w:rsid w:val="003B1ED5"/>
    <w:rsid w:val="003B26F3"/>
    <w:rsid w:val="003B2A5A"/>
    <w:rsid w:val="003B403E"/>
    <w:rsid w:val="003B7874"/>
    <w:rsid w:val="003C139F"/>
    <w:rsid w:val="003C3769"/>
    <w:rsid w:val="003C500D"/>
    <w:rsid w:val="003C7578"/>
    <w:rsid w:val="003E0530"/>
    <w:rsid w:val="003E05C9"/>
    <w:rsid w:val="003E1F2D"/>
    <w:rsid w:val="003F15EA"/>
    <w:rsid w:val="003F2046"/>
    <w:rsid w:val="003F4547"/>
    <w:rsid w:val="003F4E98"/>
    <w:rsid w:val="003F577B"/>
    <w:rsid w:val="003F6569"/>
    <w:rsid w:val="003F76D7"/>
    <w:rsid w:val="00402597"/>
    <w:rsid w:val="004066FF"/>
    <w:rsid w:val="004068A6"/>
    <w:rsid w:val="00410BAB"/>
    <w:rsid w:val="0041132A"/>
    <w:rsid w:val="00411835"/>
    <w:rsid w:val="004119B2"/>
    <w:rsid w:val="004144E9"/>
    <w:rsid w:val="0041662E"/>
    <w:rsid w:val="00424CE7"/>
    <w:rsid w:val="00426663"/>
    <w:rsid w:val="00434103"/>
    <w:rsid w:val="00437143"/>
    <w:rsid w:val="004416BD"/>
    <w:rsid w:val="00442513"/>
    <w:rsid w:val="00446AAA"/>
    <w:rsid w:val="00450DA7"/>
    <w:rsid w:val="00451846"/>
    <w:rsid w:val="004534AC"/>
    <w:rsid w:val="0046274D"/>
    <w:rsid w:val="004671E7"/>
    <w:rsid w:val="004679A5"/>
    <w:rsid w:val="004750F2"/>
    <w:rsid w:val="0047561F"/>
    <w:rsid w:val="00475746"/>
    <w:rsid w:val="004822CE"/>
    <w:rsid w:val="00483D9D"/>
    <w:rsid w:val="00487BF6"/>
    <w:rsid w:val="0049298F"/>
    <w:rsid w:val="00494CCD"/>
    <w:rsid w:val="0049602C"/>
    <w:rsid w:val="00497B27"/>
    <w:rsid w:val="004A0AA5"/>
    <w:rsid w:val="004A348E"/>
    <w:rsid w:val="004A36EF"/>
    <w:rsid w:val="004B22B6"/>
    <w:rsid w:val="004B6393"/>
    <w:rsid w:val="004C0661"/>
    <w:rsid w:val="004C0CD0"/>
    <w:rsid w:val="004C3D4B"/>
    <w:rsid w:val="004C484E"/>
    <w:rsid w:val="004D2057"/>
    <w:rsid w:val="004D5020"/>
    <w:rsid w:val="004D70BD"/>
    <w:rsid w:val="004E3903"/>
    <w:rsid w:val="004E41D7"/>
    <w:rsid w:val="004E5346"/>
    <w:rsid w:val="004F429C"/>
    <w:rsid w:val="004F680F"/>
    <w:rsid w:val="005065C1"/>
    <w:rsid w:val="00507FEA"/>
    <w:rsid w:val="005116DE"/>
    <w:rsid w:val="005165BF"/>
    <w:rsid w:val="0052667C"/>
    <w:rsid w:val="00544A07"/>
    <w:rsid w:val="00546208"/>
    <w:rsid w:val="0054663E"/>
    <w:rsid w:val="005509D3"/>
    <w:rsid w:val="00557DE8"/>
    <w:rsid w:val="0056755E"/>
    <w:rsid w:val="00570829"/>
    <w:rsid w:val="00573F02"/>
    <w:rsid w:val="00574CDA"/>
    <w:rsid w:val="0058179B"/>
    <w:rsid w:val="005A46D3"/>
    <w:rsid w:val="005A57E1"/>
    <w:rsid w:val="005C0131"/>
    <w:rsid w:val="005D0567"/>
    <w:rsid w:val="005D7D08"/>
    <w:rsid w:val="005E3351"/>
    <w:rsid w:val="005E6C38"/>
    <w:rsid w:val="005F159D"/>
    <w:rsid w:val="005F3A91"/>
    <w:rsid w:val="00603D53"/>
    <w:rsid w:val="00615307"/>
    <w:rsid w:val="00616B10"/>
    <w:rsid w:val="00617C14"/>
    <w:rsid w:val="00617C5E"/>
    <w:rsid w:val="00623860"/>
    <w:rsid w:val="006279ED"/>
    <w:rsid w:val="00641255"/>
    <w:rsid w:val="006443F3"/>
    <w:rsid w:val="00650E80"/>
    <w:rsid w:val="00651EEA"/>
    <w:rsid w:val="0065774C"/>
    <w:rsid w:val="00657895"/>
    <w:rsid w:val="00661CCF"/>
    <w:rsid w:val="006652B2"/>
    <w:rsid w:val="0067103D"/>
    <w:rsid w:val="00674695"/>
    <w:rsid w:val="00676EEF"/>
    <w:rsid w:val="006827D5"/>
    <w:rsid w:val="006850CE"/>
    <w:rsid w:val="00685592"/>
    <w:rsid w:val="00696277"/>
    <w:rsid w:val="006A00C0"/>
    <w:rsid w:val="006A1679"/>
    <w:rsid w:val="006A2251"/>
    <w:rsid w:val="006A4ABB"/>
    <w:rsid w:val="006A6E97"/>
    <w:rsid w:val="006C5257"/>
    <w:rsid w:val="006C7154"/>
    <w:rsid w:val="006D0473"/>
    <w:rsid w:val="006E0FC4"/>
    <w:rsid w:val="006E66A9"/>
    <w:rsid w:val="006F0D15"/>
    <w:rsid w:val="006F4CB8"/>
    <w:rsid w:val="006F53F6"/>
    <w:rsid w:val="006F729E"/>
    <w:rsid w:val="007033F4"/>
    <w:rsid w:val="007040E9"/>
    <w:rsid w:val="007062C0"/>
    <w:rsid w:val="00706487"/>
    <w:rsid w:val="007079DC"/>
    <w:rsid w:val="0071030E"/>
    <w:rsid w:val="00712686"/>
    <w:rsid w:val="00713F6C"/>
    <w:rsid w:val="00714E39"/>
    <w:rsid w:val="00715BF0"/>
    <w:rsid w:val="00720DEB"/>
    <w:rsid w:val="0072402A"/>
    <w:rsid w:val="007335A6"/>
    <w:rsid w:val="00735C39"/>
    <w:rsid w:val="00744EFE"/>
    <w:rsid w:val="00763E53"/>
    <w:rsid w:val="00773D20"/>
    <w:rsid w:val="00780D45"/>
    <w:rsid w:val="00786403"/>
    <w:rsid w:val="007900C3"/>
    <w:rsid w:val="00790828"/>
    <w:rsid w:val="00793451"/>
    <w:rsid w:val="007934B9"/>
    <w:rsid w:val="007978E8"/>
    <w:rsid w:val="007A2B32"/>
    <w:rsid w:val="007B035E"/>
    <w:rsid w:val="007C0F37"/>
    <w:rsid w:val="007C18E6"/>
    <w:rsid w:val="007C733B"/>
    <w:rsid w:val="007D221A"/>
    <w:rsid w:val="007E3B78"/>
    <w:rsid w:val="0080724E"/>
    <w:rsid w:val="008204D8"/>
    <w:rsid w:val="00824035"/>
    <w:rsid w:val="0082662C"/>
    <w:rsid w:val="008434DA"/>
    <w:rsid w:val="008448D3"/>
    <w:rsid w:val="008473F5"/>
    <w:rsid w:val="00865C65"/>
    <w:rsid w:val="00884FF5"/>
    <w:rsid w:val="008851FC"/>
    <w:rsid w:val="0088642A"/>
    <w:rsid w:val="008906C9"/>
    <w:rsid w:val="008915F4"/>
    <w:rsid w:val="008961E5"/>
    <w:rsid w:val="008A30D3"/>
    <w:rsid w:val="008A3FB4"/>
    <w:rsid w:val="008B09DE"/>
    <w:rsid w:val="008B3449"/>
    <w:rsid w:val="008C43BA"/>
    <w:rsid w:val="008C57DA"/>
    <w:rsid w:val="008D14BE"/>
    <w:rsid w:val="008D6BB6"/>
    <w:rsid w:val="008E0C96"/>
    <w:rsid w:val="008F4400"/>
    <w:rsid w:val="00906345"/>
    <w:rsid w:val="00916749"/>
    <w:rsid w:val="009273E1"/>
    <w:rsid w:val="0093382B"/>
    <w:rsid w:val="009361F5"/>
    <w:rsid w:val="00936835"/>
    <w:rsid w:val="00940701"/>
    <w:rsid w:val="009567E6"/>
    <w:rsid w:val="00956DC4"/>
    <w:rsid w:val="0095744E"/>
    <w:rsid w:val="009648CB"/>
    <w:rsid w:val="00970F08"/>
    <w:rsid w:val="009801DC"/>
    <w:rsid w:val="009829C5"/>
    <w:rsid w:val="00986D00"/>
    <w:rsid w:val="00994A3C"/>
    <w:rsid w:val="009A415D"/>
    <w:rsid w:val="009A5D32"/>
    <w:rsid w:val="009B6F46"/>
    <w:rsid w:val="009C3153"/>
    <w:rsid w:val="009C5397"/>
    <w:rsid w:val="009C6929"/>
    <w:rsid w:val="009D46B9"/>
    <w:rsid w:val="009E0099"/>
    <w:rsid w:val="009E17D5"/>
    <w:rsid w:val="009E1DE7"/>
    <w:rsid w:val="009F334A"/>
    <w:rsid w:val="009F3F22"/>
    <w:rsid w:val="009F6D99"/>
    <w:rsid w:val="00A02268"/>
    <w:rsid w:val="00A12360"/>
    <w:rsid w:val="00A17D21"/>
    <w:rsid w:val="00A321B6"/>
    <w:rsid w:val="00A32584"/>
    <w:rsid w:val="00A35A45"/>
    <w:rsid w:val="00A40832"/>
    <w:rsid w:val="00A417BF"/>
    <w:rsid w:val="00A4379B"/>
    <w:rsid w:val="00A46339"/>
    <w:rsid w:val="00A46C5B"/>
    <w:rsid w:val="00A50C49"/>
    <w:rsid w:val="00A641B8"/>
    <w:rsid w:val="00A75E06"/>
    <w:rsid w:val="00A77ADB"/>
    <w:rsid w:val="00A92449"/>
    <w:rsid w:val="00A978DD"/>
    <w:rsid w:val="00AA1C40"/>
    <w:rsid w:val="00AA2361"/>
    <w:rsid w:val="00AA482D"/>
    <w:rsid w:val="00AA4F83"/>
    <w:rsid w:val="00AA5A4C"/>
    <w:rsid w:val="00AB6EAC"/>
    <w:rsid w:val="00AC20E0"/>
    <w:rsid w:val="00AC2338"/>
    <w:rsid w:val="00AC35B1"/>
    <w:rsid w:val="00AD025A"/>
    <w:rsid w:val="00AD051B"/>
    <w:rsid w:val="00AE019D"/>
    <w:rsid w:val="00AE1BE2"/>
    <w:rsid w:val="00AE3479"/>
    <w:rsid w:val="00AE70B1"/>
    <w:rsid w:val="00AF1F5F"/>
    <w:rsid w:val="00AF3FE0"/>
    <w:rsid w:val="00B02E1E"/>
    <w:rsid w:val="00B036AB"/>
    <w:rsid w:val="00B05C55"/>
    <w:rsid w:val="00B0757C"/>
    <w:rsid w:val="00B371F2"/>
    <w:rsid w:val="00B404A7"/>
    <w:rsid w:val="00B44E0A"/>
    <w:rsid w:val="00B5534D"/>
    <w:rsid w:val="00B60055"/>
    <w:rsid w:val="00B60160"/>
    <w:rsid w:val="00B66CC9"/>
    <w:rsid w:val="00B71CA4"/>
    <w:rsid w:val="00B81518"/>
    <w:rsid w:val="00B8529E"/>
    <w:rsid w:val="00B85BB8"/>
    <w:rsid w:val="00BA0B5C"/>
    <w:rsid w:val="00BA1253"/>
    <w:rsid w:val="00BA5A89"/>
    <w:rsid w:val="00BB30E6"/>
    <w:rsid w:val="00BB395D"/>
    <w:rsid w:val="00BC31D7"/>
    <w:rsid w:val="00BC38C5"/>
    <w:rsid w:val="00BC478F"/>
    <w:rsid w:val="00BD595D"/>
    <w:rsid w:val="00BD5CFE"/>
    <w:rsid w:val="00BE17B8"/>
    <w:rsid w:val="00BE41C1"/>
    <w:rsid w:val="00BE7ADC"/>
    <w:rsid w:val="00BF0692"/>
    <w:rsid w:val="00BF302A"/>
    <w:rsid w:val="00BF66F6"/>
    <w:rsid w:val="00BF7929"/>
    <w:rsid w:val="00C0128C"/>
    <w:rsid w:val="00C04775"/>
    <w:rsid w:val="00C04E7D"/>
    <w:rsid w:val="00C05911"/>
    <w:rsid w:val="00C10CAD"/>
    <w:rsid w:val="00C17330"/>
    <w:rsid w:val="00C1780E"/>
    <w:rsid w:val="00C21B1F"/>
    <w:rsid w:val="00C30BA8"/>
    <w:rsid w:val="00C33FB5"/>
    <w:rsid w:val="00C35E67"/>
    <w:rsid w:val="00C40412"/>
    <w:rsid w:val="00C406CE"/>
    <w:rsid w:val="00C51E3A"/>
    <w:rsid w:val="00C54A54"/>
    <w:rsid w:val="00C560D8"/>
    <w:rsid w:val="00C567FD"/>
    <w:rsid w:val="00C64647"/>
    <w:rsid w:val="00C75EA6"/>
    <w:rsid w:val="00C81A98"/>
    <w:rsid w:val="00C8251A"/>
    <w:rsid w:val="00C825F7"/>
    <w:rsid w:val="00C86092"/>
    <w:rsid w:val="00C95593"/>
    <w:rsid w:val="00CA1067"/>
    <w:rsid w:val="00CA3389"/>
    <w:rsid w:val="00CA3BF7"/>
    <w:rsid w:val="00CC2D00"/>
    <w:rsid w:val="00CD0A90"/>
    <w:rsid w:val="00CD731E"/>
    <w:rsid w:val="00CF008C"/>
    <w:rsid w:val="00CF1A39"/>
    <w:rsid w:val="00CF79DB"/>
    <w:rsid w:val="00D11133"/>
    <w:rsid w:val="00D15DDB"/>
    <w:rsid w:val="00D270C4"/>
    <w:rsid w:val="00D36A37"/>
    <w:rsid w:val="00D4517A"/>
    <w:rsid w:val="00D62331"/>
    <w:rsid w:val="00D62B62"/>
    <w:rsid w:val="00D66C26"/>
    <w:rsid w:val="00D74059"/>
    <w:rsid w:val="00D75292"/>
    <w:rsid w:val="00D76F29"/>
    <w:rsid w:val="00D85609"/>
    <w:rsid w:val="00D942E5"/>
    <w:rsid w:val="00DA490A"/>
    <w:rsid w:val="00DA5FE4"/>
    <w:rsid w:val="00DB0174"/>
    <w:rsid w:val="00DB0245"/>
    <w:rsid w:val="00DB05A5"/>
    <w:rsid w:val="00DB1B68"/>
    <w:rsid w:val="00DB54CE"/>
    <w:rsid w:val="00DC26CA"/>
    <w:rsid w:val="00DC310D"/>
    <w:rsid w:val="00DD1289"/>
    <w:rsid w:val="00DD53E3"/>
    <w:rsid w:val="00DE39CA"/>
    <w:rsid w:val="00DF033A"/>
    <w:rsid w:val="00DF2A4E"/>
    <w:rsid w:val="00DF37DF"/>
    <w:rsid w:val="00E02351"/>
    <w:rsid w:val="00E10917"/>
    <w:rsid w:val="00E1545D"/>
    <w:rsid w:val="00E15B7D"/>
    <w:rsid w:val="00E164C3"/>
    <w:rsid w:val="00E224A8"/>
    <w:rsid w:val="00E24313"/>
    <w:rsid w:val="00E32272"/>
    <w:rsid w:val="00E339AA"/>
    <w:rsid w:val="00E362D8"/>
    <w:rsid w:val="00E36306"/>
    <w:rsid w:val="00E42E0F"/>
    <w:rsid w:val="00E43687"/>
    <w:rsid w:val="00E46D5D"/>
    <w:rsid w:val="00E50E35"/>
    <w:rsid w:val="00E52AD6"/>
    <w:rsid w:val="00E71264"/>
    <w:rsid w:val="00E774E2"/>
    <w:rsid w:val="00E803A3"/>
    <w:rsid w:val="00EA190A"/>
    <w:rsid w:val="00EB0187"/>
    <w:rsid w:val="00EC0973"/>
    <w:rsid w:val="00EC2ED6"/>
    <w:rsid w:val="00EC7EC9"/>
    <w:rsid w:val="00ED075D"/>
    <w:rsid w:val="00ED1B61"/>
    <w:rsid w:val="00ED30A8"/>
    <w:rsid w:val="00ED4E52"/>
    <w:rsid w:val="00ED6B94"/>
    <w:rsid w:val="00EE1C93"/>
    <w:rsid w:val="00EE327F"/>
    <w:rsid w:val="00EE6360"/>
    <w:rsid w:val="00EF6731"/>
    <w:rsid w:val="00F0746C"/>
    <w:rsid w:val="00F115DE"/>
    <w:rsid w:val="00F12447"/>
    <w:rsid w:val="00F141A6"/>
    <w:rsid w:val="00F149E9"/>
    <w:rsid w:val="00F1581E"/>
    <w:rsid w:val="00F21AD8"/>
    <w:rsid w:val="00F23EC8"/>
    <w:rsid w:val="00F26773"/>
    <w:rsid w:val="00F33E6C"/>
    <w:rsid w:val="00F40008"/>
    <w:rsid w:val="00F420B5"/>
    <w:rsid w:val="00F4350D"/>
    <w:rsid w:val="00F73339"/>
    <w:rsid w:val="00F75444"/>
    <w:rsid w:val="00F8324C"/>
    <w:rsid w:val="00F90201"/>
    <w:rsid w:val="00F9053F"/>
    <w:rsid w:val="00F91BDF"/>
    <w:rsid w:val="00F95016"/>
    <w:rsid w:val="00FA598A"/>
    <w:rsid w:val="00FA768A"/>
    <w:rsid w:val="00FC52B7"/>
    <w:rsid w:val="00FC5BB3"/>
    <w:rsid w:val="00FC7427"/>
    <w:rsid w:val="00FD2D73"/>
    <w:rsid w:val="00FD2EA3"/>
    <w:rsid w:val="00FD3115"/>
    <w:rsid w:val="00FD3703"/>
    <w:rsid w:val="00FE0454"/>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29F"/>
  <w15:docId w15:val="{ECD87C83-0431-1044-B511-342726947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53"/>
    <w:pPr>
      <w:spacing w:after="193" w:line="260" w:lineRule="auto"/>
      <w:ind w:left="10" w:right="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FD2D73"/>
    <w:pPr>
      <w:keepNext/>
      <w:keepLines/>
      <w:spacing w:before="240" w:after="288" w:line="266" w:lineRule="auto"/>
      <w:jc w:val="center"/>
      <w:outlineLvl w:val="0"/>
    </w:pPr>
    <w:rPr>
      <w:rFonts w:ascii="Helvetica" w:eastAsia="Arial" w:hAnsi="Helvetica" w:cs="Arial"/>
      <w:b/>
      <w:smallCaps/>
      <w:color w:val="0000FF"/>
      <w:sz w:val="22"/>
    </w:rPr>
  </w:style>
  <w:style w:type="paragraph" w:styleId="Heading2">
    <w:name w:val="heading 2"/>
    <w:next w:val="Normal"/>
    <w:link w:val="Heading2Char"/>
    <w:uiPriority w:val="9"/>
    <w:unhideWhenUsed/>
    <w:qFormat/>
    <w:rsid w:val="00617C14"/>
    <w:pPr>
      <w:keepNext/>
      <w:keepLines/>
      <w:spacing w:after="288" w:line="266" w:lineRule="auto"/>
      <w:ind w:left="10" w:right="1" w:hanging="10"/>
      <w:jc w:val="center"/>
      <w:outlineLvl w:val="1"/>
    </w:pPr>
    <w:rPr>
      <w:rFonts w:ascii="Helvetica" w:eastAsia="Arial" w:hAnsi="Helvetica" w:cs="Arial"/>
      <w:b/>
      <w:color w:val="0000FF"/>
      <w:sz w:val="18"/>
    </w:rPr>
  </w:style>
  <w:style w:type="paragraph" w:styleId="Heading3">
    <w:name w:val="heading 3"/>
    <w:next w:val="Normal"/>
    <w:link w:val="Heading3Char"/>
    <w:uiPriority w:val="9"/>
    <w:unhideWhenUsed/>
    <w:qFormat/>
    <w:rsid w:val="00A46C5B"/>
    <w:pPr>
      <w:keepNext/>
      <w:keepLines/>
      <w:spacing w:after="245" w:line="265" w:lineRule="auto"/>
      <w:ind w:left="10" w:right="1" w:hanging="10"/>
      <w:outlineLvl w:val="2"/>
    </w:pPr>
    <w:rPr>
      <w:rFonts w:ascii="Arial" w:eastAsia="Arial" w:hAnsi="Arial" w:cs="Arial"/>
      <w:b/>
      <w:color w:val="0000F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46C5B"/>
    <w:rPr>
      <w:rFonts w:ascii="Arial" w:eastAsia="Arial" w:hAnsi="Arial" w:cs="Arial"/>
      <w:b/>
      <w:color w:val="0000FF"/>
      <w:sz w:val="18"/>
    </w:rPr>
  </w:style>
  <w:style w:type="character" w:customStyle="1" w:styleId="Heading2Char">
    <w:name w:val="Heading 2 Char"/>
    <w:link w:val="Heading2"/>
    <w:uiPriority w:val="9"/>
    <w:rsid w:val="00617C14"/>
    <w:rPr>
      <w:rFonts w:ascii="Helvetica" w:eastAsia="Arial" w:hAnsi="Helvetica" w:cs="Arial"/>
      <w:b/>
      <w:color w:val="0000FF"/>
      <w:sz w:val="18"/>
    </w:rPr>
  </w:style>
  <w:style w:type="paragraph" w:customStyle="1" w:styleId="footnotedescription">
    <w:name w:val="footnote description"/>
    <w:next w:val="Normal"/>
    <w:link w:val="footnotedescriptionChar"/>
    <w:hidden/>
    <w:pPr>
      <w:spacing w:line="253" w:lineRule="auto"/>
      <w:ind w:left="648" w:hanging="288"/>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Heading1Char">
    <w:name w:val="Heading 1 Char"/>
    <w:link w:val="Heading1"/>
    <w:uiPriority w:val="9"/>
    <w:rsid w:val="00FD2D73"/>
    <w:rPr>
      <w:rFonts w:ascii="Helvetica" w:eastAsia="Arial" w:hAnsi="Helvetica" w:cs="Arial"/>
      <w:b/>
      <w:smallCaps/>
      <w:color w:val="0000FF"/>
      <w:sz w:val="22"/>
    </w:rPr>
  </w:style>
  <w:style w:type="paragraph" w:styleId="TOC1">
    <w:name w:val="toc 1"/>
    <w:basedOn w:val="Normal"/>
    <w:next w:val="Normal"/>
    <w:autoRedefine/>
    <w:uiPriority w:val="39"/>
    <w:unhideWhenUsed/>
    <w:rsid w:val="007062C0"/>
    <w:pPr>
      <w:spacing w:after="100"/>
      <w:ind w:left="0"/>
    </w:pPr>
    <w:rPr>
      <w:b/>
      <w:color w:val="1C00FF"/>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semiHidden/>
    <w:unhideWhenUsed/>
    <w:rsid w:val="0023060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0602"/>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E774E2"/>
    <w:rPr>
      <w:color w:val="0563C1" w:themeColor="hyperlink"/>
      <w:u w:val="single"/>
    </w:rPr>
  </w:style>
  <w:style w:type="paragraph" w:styleId="Title">
    <w:name w:val="Title"/>
    <w:basedOn w:val="Normal"/>
    <w:next w:val="Normal"/>
    <w:link w:val="TitleChar"/>
    <w:uiPriority w:val="10"/>
    <w:qFormat/>
    <w:rsid w:val="00ED1B61"/>
    <w:pPr>
      <w:spacing w:after="0" w:line="480" w:lineRule="auto"/>
      <w:contextualSpacing/>
      <w:jc w:val="center"/>
    </w:pPr>
    <w:rPr>
      <w:rFonts w:ascii="Helvetica" w:eastAsiaTheme="majorEastAsia" w:hAnsi="Helvetica" w:cs="Times New Roman (Headings CS)"/>
      <w:b/>
      <w:smallCaps/>
      <w:color w:val="1C00FF"/>
      <w:spacing w:val="-10"/>
      <w:kern w:val="28"/>
      <w:sz w:val="40"/>
      <w:szCs w:val="56"/>
    </w:rPr>
  </w:style>
  <w:style w:type="character" w:customStyle="1" w:styleId="TitleChar">
    <w:name w:val="Title Char"/>
    <w:basedOn w:val="DefaultParagraphFont"/>
    <w:link w:val="Title"/>
    <w:uiPriority w:val="10"/>
    <w:rsid w:val="00ED1B61"/>
    <w:rPr>
      <w:rFonts w:ascii="Helvetica" w:eastAsiaTheme="majorEastAsia" w:hAnsi="Helvetica" w:cs="Times New Roman (Headings CS)"/>
      <w:b/>
      <w:smallCaps/>
      <w:color w:val="1C00FF"/>
      <w:spacing w:val="-10"/>
      <w:kern w:val="28"/>
      <w:sz w:val="40"/>
      <w:szCs w:val="56"/>
    </w:rPr>
  </w:style>
  <w:style w:type="paragraph" w:styleId="ListParagraph">
    <w:name w:val="List Paragraph"/>
    <w:basedOn w:val="Normal"/>
    <w:uiPriority w:val="34"/>
    <w:qFormat/>
    <w:rsid w:val="005C0131"/>
    <w:pPr>
      <w:ind w:left="720"/>
      <w:contextualSpacing/>
    </w:pPr>
  </w:style>
  <w:style w:type="character" w:styleId="CommentReference">
    <w:name w:val="annotation reference"/>
    <w:basedOn w:val="DefaultParagraphFont"/>
    <w:uiPriority w:val="99"/>
    <w:semiHidden/>
    <w:unhideWhenUsed/>
    <w:rsid w:val="003379A8"/>
    <w:rPr>
      <w:sz w:val="16"/>
      <w:szCs w:val="16"/>
    </w:rPr>
  </w:style>
  <w:style w:type="paragraph" w:styleId="CommentText">
    <w:name w:val="annotation text"/>
    <w:basedOn w:val="Normal"/>
    <w:link w:val="CommentTextChar"/>
    <w:uiPriority w:val="99"/>
    <w:semiHidden/>
    <w:unhideWhenUsed/>
    <w:rsid w:val="003379A8"/>
    <w:pPr>
      <w:spacing w:line="240" w:lineRule="auto"/>
    </w:pPr>
    <w:rPr>
      <w:szCs w:val="20"/>
    </w:rPr>
  </w:style>
  <w:style w:type="character" w:customStyle="1" w:styleId="CommentTextChar">
    <w:name w:val="Comment Text Char"/>
    <w:basedOn w:val="DefaultParagraphFont"/>
    <w:link w:val="CommentText"/>
    <w:uiPriority w:val="99"/>
    <w:semiHidden/>
    <w:rsid w:val="003379A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379A8"/>
    <w:rPr>
      <w:b/>
      <w:bCs/>
    </w:rPr>
  </w:style>
  <w:style w:type="character" w:customStyle="1" w:styleId="CommentSubjectChar">
    <w:name w:val="Comment Subject Char"/>
    <w:basedOn w:val="CommentTextChar"/>
    <w:link w:val="CommentSubject"/>
    <w:uiPriority w:val="99"/>
    <w:semiHidden/>
    <w:rsid w:val="003379A8"/>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3379A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379A8"/>
    <w:rPr>
      <w:rFonts w:ascii="Times New Roman" w:eastAsia="Times New Roman" w:hAnsi="Times New Roman" w:cs="Times New Roman"/>
      <w:color w:val="000000"/>
      <w:sz w:val="18"/>
      <w:szCs w:val="18"/>
    </w:rPr>
  </w:style>
  <w:style w:type="character" w:styleId="UnresolvedMention">
    <w:name w:val="Unresolved Mention"/>
    <w:basedOn w:val="DefaultParagraphFont"/>
    <w:uiPriority w:val="99"/>
    <w:semiHidden/>
    <w:unhideWhenUsed/>
    <w:rsid w:val="00E02351"/>
    <w:rPr>
      <w:color w:val="605E5C"/>
      <w:shd w:val="clear" w:color="auto" w:fill="E1DFDD"/>
    </w:rPr>
  </w:style>
  <w:style w:type="paragraph" w:styleId="Revision">
    <w:name w:val="Revision"/>
    <w:hidden/>
    <w:uiPriority w:val="99"/>
    <w:semiHidden/>
    <w:rsid w:val="00786403"/>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74955">
      <w:bodyDiv w:val="1"/>
      <w:marLeft w:val="0"/>
      <w:marRight w:val="0"/>
      <w:marTop w:val="0"/>
      <w:marBottom w:val="0"/>
      <w:divBdr>
        <w:top w:val="none" w:sz="0" w:space="0" w:color="auto"/>
        <w:left w:val="none" w:sz="0" w:space="0" w:color="auto"/>
        <w:bottom w:val="none" w:sz="0" w:space="0" w:color="auto"/>
        <w:right w:val="none" w:sz="0" w:space="0" w:color="auto"/>
      </w:divBdr>
    </w:div>
    <w:div w:id="175922823">
      <w:bodyDiv w:val="1"/>
      <w:marLeft w:val="0"/>
      <w:marRight w:val="0"/>
      <w:marTop w:val="0"/>
      <w:marBottom w:val="0"/>
      <w:divBdr>
        <w:top w:val="none" w:sz="0" w:space="0" w:color="auto"/>
        <w:left w:val="none" w:sz="0" w:space="0" w:color="auto"/>
        <w:bottom w:val="none" w:sz="0" w:space="0" w:color="auto"/>
        <w:right w:val="none" w:sz="0" w:space="0" w:color="auto"/>
      </w:divBdr>
    </w:div>
    <w:div w:id="181749692">
      <w:bodyDiv w:val="1"/>
      <w:marLeft w:val="0"/>
      <w:marRight w:val="0"/>
      <w:marTop w:val="0"/>
      <w:marBottom w:val="0"/>
      <w:divBdr>
        <w:top w:val="none" w:sz="0" w:space="0" w:color="auto"/>
        <w:left w:val="none" w:sz="0" w:space="0" w:color="auto"/>
        <w:bottom w:val="none" w:sz="0" w:space="0" w:color="auto"/>
        <w:right w:val="none" w:sz="0" w:space="0" w:color="auto"/>
      </w:divBdr>
    </w:div>
    <w:div w:id="207618233">
      <w:bodyDiv w:val="1"/>
      <w:marLeft w:val="0"/>
      <w:marRight w:val="0"/>
      <w:marTop w:val="0"/>
      <w:marBottom w:val="0"/>
      <w:divBdr>
        <w:top w:val="none" w:sz="0" w:space="0" w:color="auto"/>
        <w:left w:val="none" w:sz="0" w:space="0" w:color="auto"/>
        <w:bottom w:val="none" w:sz="0" w:space="0" w:color="auto"/>
        <w:right w:val="none" w:sz="0" w:space="0" w:color="auto"/>
      </w:divBdr>
    </w:div>
    <w:div w:id="282853760">
      <w:bodyDiv w:val="1"/>
      <w:marLeft w:val="0"/>
      <w:marRight w:val="0"/>
      <w:marTop w:val="0"/>
      <w:marBottom w:val="0"/>
      <w:divBdr>
        <w:top w:val="none" w:sz="0" w:space="0" w:color="auto"/>
        <w:left w:val="none" w:sz="0" w:space="0" w:color="auto"/>
        <w:bottom w:val="none" w:sz="0" w:space="0" w:color="auto"/>
        <w:right w:val="none" w:sz="0" w:space="0" w:color="auto"/>
      </w:divBdr>
    </w:div>
    <w:div w:id="318660033">
      <w:bodyDiv w:val="1"/>
      <w:marLeft w:val="0"/>
      <w:marRight w:val="0"/>
      <w:marTop w:val="0"/>
      <w:marBottom w:val="0"/>
      <w:divBdr>
        <w:top w:val="none" w:sz="0" w:space="0" w:color="auto"/>
        <w:left w:val="none" w:sz="0" w:space="0" w:color="auto"/>
        <w:bottom w:val="none" w:sz="0" w:space="0" w:color="auto"/>
        <w:right w:val="none" w:sz="0" w:space="0" w:color="auto"/>
      </w:divBdr>
      <w:divsChild>
        <w:div w:id="1419671411">
          <w:marLeft w:val="0"/>
          <w:marRight w:val="0"/>
          <w:marTop w:val="0"/>
          <w:marBottom w:val="0"/>
          <w:divBdr>
            <w:top w:val="none" w:sz="0" w:space="0" w:color="auto"/>
            <w:left w:val="none" w:sz="0" w:space="0" w:color="auto"/>
            <w:bottom w:val="none" w:sz="0" w:space="0" w:color="auto"/>
            <w:right w:val="none" w:sz="0" w:space="0" w:color="auto"/>
          </w:divBdr>
          <w:divsChild>
            <w:div w:id="1770078228">
              <w:marLeft w:val="0"/>
              <w:marRight w:val="0"/>
              <w:marTop w:val="0"/>
              <w:marBottom w:val="0"/>
              <w:divBdr>
                <w:top w:val="none" w:sz="0" w:space="0" w:color="auto"/>
                <w:left w:val="none" w:sz="0" w:space="0" w:color="auto"/>
                <w:bottom w:val="none" w:sz="0" w:space="0" w:color="auto"/>
                <w:right w:val="none" w:sz="0" w:space="0" w:color="auto"/>
              </w:divBdr>
              <w:divsChild>
                <w:div w:id="7032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9513">
      <w:bodyDiv w:val="1"/>
      <w:marLeft w:val="0"/>
      <w:marRight w:val="0"/>
      <w:marTop w:val="0"/>
      <w:marBottom w:val="0"/>
      <w:divBdr>
        <w:top w:val="none" w:sz="0" w:space="0" w:color="auto"/>
        <w:left w:val="none" w:sz="0" w:space="0" w:color="auto"/>
        <w:bottom w:val="none" w:sz="0" w:space="0" w:color="auto"/>
        <w:right w:val="none" w:sz="0" w:space="0" w:color="auto"/>
      </w:divBdr>
      <w:divsChild>
        <w:div w:id="1976909575">
          <w:marLeft w:val="0"/>
          <w:marRight w:val="0"/>
          <w:marTop w:val="0"/>
          <w:marBottom w:val="0"/>
          <w:divBdr>
            <w:top w:val="none" w:sz="0" w:space="0" w:color="auto"/>
            <w:left w:val="none" w:sz="0" w:space="0" w:color="auto"/>
            <w:bottom w:val="none" w:sz="0" w:space="0" w:color="auto"/>
            <w:right w:val="none" w:sz="0" w:space="0" w:color="auto"/>
          </w:divBdr>
          <w:divsChild>
            <w:div w:id="1841501459">
              <w:marLeft w:val="0"/>
              <w:marRight w:val="0"/>
              <w:marTop w:val="0"/>
              <w:marBottom w:val="0"/>
              <w:divBdr>
                <w:top w:val="none" w:sz="0" w:space="0" w:color="auto"/>
                <w:left w:val="none" w:sz="0" w:space="0" w:color="auto"/>
                <w:bottom w:val="none" w:sz="0" w:space="0" w:color="auto"/>
                <w:right w:val="none" w:sz="0" w:space="0" w:color="auto"/>
              </w:divBdr>
              <w:divsChild>
                <w:div w:id="3578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99595">
      <w:bodyDiv w:val="1"/>
      <w:marLeft w:val="0"/>
      <w:marRight w:val="0"/>
      <w:marTop w:val="0"/>
      <w:marBottom w:val="0"/>
      <w:divBdr>
        <w:top w:val="none" w:sz="0" w:space="0" w:color="auto"/>
        <w:left w:val="none" w:sz="0" w:space="0" w:color="auto"/>
        <w:bottom w:val="none" w:sz="0" w:space="0" w:color="auto"/>
        <w:right w:val="none" w:sz="0" w:space="0" w:color="auto"/>
      </w:divBdr>
    </w:div>
    <w:div w:id="441387261">
      <w:bodyDiv w:val="1"/>
      <w:marLeft w:val="0"/>
      <w:marRight w:val="0"/>
      <w:marTop w:val="0"/>
      <w:marBottom w:val="0"/>
      <w:divBdr>
        <w:top w:val="none" w:sz="0" w:space="0" w:color="auto"/>
        <w:left w:val="none" w:sz="0" w:space="0" w:color="auto"/>
        <w:bottom w:val="none" w:sz="0" w:space="0" w:color="auto"/>
        <w:right w:val="none" w:sz="0" w:space="0" w:color="auto"/>
      </w:divBdr>
    </w:div>
    <w:div w:id="570235610">
      <w:bodyDiv w:val="1"/>
      <w:marLeft w:val="0"/>
      <w:marRight w:val="0"/>
      <w:marTop w:val="0"/>
      <w:marBottom w:val="0"/>
      <w:divBdr>
        <w:top w:val="none" w:sz="0" w:space="0" w:color="auto"/>
        <w:left w:val="none" w:sz="0" w:space="0" w:color="auto"/>
        <w:bottom w:val="none" w:sz="0" w:space="0" w:color="auto"/>
        <w:right w:val="none" w:sz="0" w:space="0" w:color="auto"/>
      </w:divBdr>
      <w:divsChild>
        <w:div w:id="942540898">
          <w:marLeft w:val="0"/>
          <w:marRight w:val="0"/>
          <w:marTop w:val="0"/>
          <w:marBottom w:val="0"/>
          <w:divBdr>
            <w:top w:val="none" w:sz="0" w:space="0" w:color="auto"/>
            <w:left w:val="none" w:sz="0" w:space="0" w:color="auto"/>
            <w:bottom w:val="none" w:sz="0" w:space="0" w:color="auto"/>
            <w:right w:val="none" w:sz="0" w:space="0" w:color="auto"/>
          </w:divBdr>
          <w:divsChild>
            <w:div w:id="361445825">
              <w:marLeft w:val="0"/>
              <w:marRight w:val="0"/>
              <w:marTop w:val="0"/>
              <w:marBottom w:val="0"/>
              <w:divBdr>
                <w:top w:val="none" w:sz="0" w:space="0" w:color="auto"/>
                <w:left w:val="none" w:sz="0" w:space="0" w:color="auto"/>
                <w:bottom w:val="none" w:sz="0" w:space="0" w:color="auto"/>
                <w:right w:val="none" w:sz="0" w:space="0" w:color="auto"/>
              </w:divBdr>
              <w:divsChild>
                <w:div w:id="5080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92509">
      <w:bodyDiv w:val="1"/>
      <w:marLeft w:val="0"/>
      <w:marRight w:val="0"/>
      <w:marTop w:val="0"/>
      <w:marBottom w:val="0"/>
      <w:divBdr>
        <w:top w:val="none" w:sz="0" w:space="0" w:color="auto"/>
        <w:left w:val="none" w:sz="0" w:space="0" w:color="auto"/>
        <w:bottom w:val="none" w:sz="0" w:space="0" w:color="auto"/>
        <w:right w:val="none" w:sz="0" w:space="0" w:color="auto"/>
      </w:divBdr>
    </w:div>
    <w:div w:id="645815138">
      <w:bodyDiv w:val="1"/>
      <w:marLeft w:val="0"/>
      <w:marRight w:val="0"/>
      <w:marTop w:val="0"/>
      <w:marBottom w:val="0"/>
      <w:divBdr>
        <w:top w:val="none" w:sz="0" w:space="0" w:color="auto"/>
        <w:left w:val="none" w:sz="0" w:space="0" w:color="auto"/>
        <w:bottom w:val="none" w:sz="0" w:space="0" w:color="auto"/>
        <w:right w:val="none" w:sz="0" w:space="0" w:color="auto"/>
      </w:divBdr>
    </w:div>
    <w:div w:id="649018016">
      <w:bodyDiv w:val="1"/>
      <w:marLeft w:val="0"/>
      <w:marRight w:val="0"/>
      <w:marTop w:val="0"/>
      <w:marBottom w:val="0"/>
      <w:divBdr>
        <w:top w:val="none" w:sz="0" w:space="0" w:color="auto"/>
        <w:left w:val="none" w:sz="0" w:space="0" w:color="auto"/>
        <w:bottom w:val="none" w:sz="0" w:space="0" w:color="auto"/>
        <w:right w:val="none" w:sz="0" w:space="0" w:color="auto"/>
      </w:divBdr>
      <w:divsChild>
        <w:div w:id="161556270">
          <w:marLeft w:val="0"/>
          <w:marRight w:val="0"/>
          <w:marTop w:val="0"/>
          <w:marBottom w:val="0"/>
          <w:divBdr>
            <w:top w:val="none" w:sz="0" w:space="0" w:color="auto"/>
            <w:left w:val="none" w:sz="0" w:space="0" w:color="auto"/>
            <w:bottom w:val="none" w:sz="0" w:space="0" w:color="auto"/>
            <w:right w:val="none" w:sz="0" w:space="0" w:color="auto"/>
          </w:divBdr>
          <w:divsChild>
            <w:div w:id="1711294936">
              <w:marLeft w:val="0"/>
              <w:marRight w:val="0"/>
              <w:marTop w:val="0"/>
              <w:marBottom w:val="0"/>
              <w:divBdr>
                <w:top w:val="none" w:sz="0" w:space="0" w:color="auto"/>
                <w:left w:val="none" w:sz="0" w:space="0" w:color="auto"/>
                <w:bottom w:val="none" w:sz="0" w:space="0" w:color="auto"/>
                <w:right w:val="none" w:sz="0" w:space="0" w:color="auto"/>
              </w:divBdr>
              <w:divsChild>
                <w:div w:id="1917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52721">
      <w:bodyDiv w:val="1"/>
      <w:marLeft w:val="0"/>
      <w:marRight w:val="0"/>
      <w:marTop w:val="0"/>
      <w:marBottom w:val="0"/>
      <w:divBdr>
        <w:top w:val="none" w:sz="0" w:space="0" w:color="auto"/>
        <w:left w:val="none" w:sz="0" w:space="0" w:color="auto"/>
        <w:bottom w:val="none" w:sz="0" w:space="0" w:color="auto"/>
        <w:right w:val="none" w:sz="0" w:space="0" w:color="auto"/>
      </w:divBdr>
    </w:div>
    <w:div w:id="767624602">
      <w:bodyDiv w:val="1"/>
      <w:marLeft w:val="0"/>
      <w:marRight w:val="0"/>
      <w:marTop w:val="0"/>
      <w:marBottom w:val="0"/>
      <w:divBdr>
        <w:top w:val="none" w:sz="0" w:space="0" w:color="auto"/>
        <w:left w:val="none" w:sz="0" w:space="0" w:color="auto"/>
        <w:bottom w:val="none" w:sz="0" w:space="0" w:color="auto"/>
        <w:right w:val="none" w:sz="0" w:space="0" w:color="auto"/>
      </w:divBdr>
    </w:div>
    <w:div w:id="768431868">
      <w:bodyDiv w:val="1"/>
      <w:marLeft w:val="0"/>
      <w:marRight w:val="0"/>
      <w:marTop w:val="0"/>
      <w:marBottom w:val="0"/>
      <w:divBdr>
        <w:top w:val="none" w:sz="0" w:space="0" w:color="auto"/>
        <w:left w:val="none" w:sz="0" w:space="0" w:color="auto"/>
        <w:bottom w:val="none" w:sz="0" w:space="0" w:color="auto"/>
        <w:right w:val="none" w:sz="0" w:space="0" w:color="auto"/>
      </w:divBdr>
    </w:div>
    <w:div w:id="868882873">
      <w:bodyDiv w:val="1"/>
      <w:marLeft w:val="0"/>
      <w:marRight w:val="0"/>
      <w:marTop w:val="0"/>
      <w:marBottom w:val="0"/>
      <w:divBdr>
        <w:top w:val="none" w:sz="0" w:space="0" w:color="auto"/>
        <w:left w:val="none" w:sz="0" w:space="0" w:color="auto"/>
        <w:bottom w:val="none" w:sz="0" w:space="0" w:color="auto"/>
        <w:right w:val="none" w:sz="0" w:space="0" w:color="auto"/>
      </w:divBdr>
    </w:div>
    <w:div w:id="1073816578">
      <w:bodyDiv w:val="1"/>
      <w:marLeft w:val="0"/>
      <w:marRight w:val="0"/>
      <w:marTop w:val="0"/>
      <w:marBottom w:val="0"/>
      <w:divBdr>
        <w:top w:val="none" w:sz="0" w:space="0" w:color="auto"/>
        <w:left w:val="none" w:sz="0" w:space="0" w:color="auto"/>
        <w:bottom w:val="none" w:sz="0" w:space="0" w:color="auto"/>
        <w:right w:val="none" w:sz="0" w:space="0" w:color="auto"/>
      </w:divBdr>
    </w:div>
    <w:div w:id="1167288238">
      <w:bodyDiv w:val="1"/>
      <w:marLeft w:val="0"/>
      <w:marRight w:val="0"/>
      <w:marTop w:val="0"/>
      <w:marBottom w:val="0"/>
      <w:divBdr>
        <w:top w:val="none" w:sz="0" w:space="0" w:color="auto"/>
        <w:left w:val="none" w:sz="0" w:space="0" w:color="auto"/>
        <w:bottom w:val="none" w:sz="0" w:space="0" w:color="auto"/>
        <w:right w:val="none" w:sz="0" w:space="0" w:color="auto"/>
      </w:divBdr>
    </w:div>
    <w:div w:id="1173256579">
      <w:bodyDiv w:val="1"/>
      <w:marLeft w:val="0"/>
      <w:marRight w:val="0"/>
      <w:marTop w:val="0"/>
      <w:marBottom w:val="0"/>
      <w:divBdr>
        <w:top w:val="none" w:sz="0" w:space="0" w:color="auto"/>
        <w:left w:val="none" w:sz="0" w:space="0" w:color="auto"/>
        <w:bottom w:val="none" w:sz="0" w:space="0" w:color="auto"/>
        <w:right w:val="none" w:sz="0" w:space="0" w:color="auto"/>
      </w:divBdr>
    </w:div>
    <w:div w:id="1190535038">
      <w:bodyDiv w:val="1"/>
      <w:marLeft w:val="0"/>
      <w:marRight w:val="0"/>
      <w:marTop w:val="0"/>
      <w:marBottom w:val="0"/>
      <w:divBdr>
        <w:top w:val="none" w:sz="0" w:space="0" w:color="auto"/>
        <w:left w:val="none" w:sz="0" w:space="0" w:color="auto"/>
        <w:bottom w:val="none" w:sz="0" w:space="0" w:color="auto"/>
        <w:right w:val="none" w:sz="0" w:space="0" w:color="auto"/>
      </w:divBdr>
      <w:divsChild>
        <w:div w:id="622661314">
          <w:marLeft w:val="0"/>
          <w:marRight w:val="0"/>
          <w:marTop w:val="0"/>
          <w:marBottom w:val="0"/>
          <w:divBdr>
            <w:top w:val="none" w:sz="0" w:space="0" w:color="auto"/>
            <w:left w:val="none" w:sz="0" w:space="0" w:color="auto"/>
            <w:bottom w:val="none" w:sz="0" w:space="0" w:color="auto"/>
            <w:right w:val="none" w:sz="0" w:space="0" w:color="auto"/>
          </w:divBdr>
          <w:divsChild>
            <w:div w:id="1974870950">
              <w:marLeft w:val="0"/>
              <w:marRight w:val="0"/>
              <w:marTop w:val="0"/>
              <w:marBottom w:val="0"/>
              <w:divBdr>
                <w:top w:val="none" w:sz="0" w:space="0" w:color="auto"/>
                <w:left w:val="none" w:sz="0" w:space="0" w:color="auto"/>
                <w:bottom w:val="none" w:sz="0" w:space="0" w:color="auto"/>
                <w:right w:val="none" w:sz="0" w:space="0" w:color="auto"/>
              </w:divBdr>
              <w:divsChild>
                <w:div w:id="701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97501">
      <w:bodyDiv w:val="1"/>
      <w:marLeft w:val="0"/>
      <w:marRight w:val="0"/>
      <w:marTop w:val="0"/>
      <w:marBottom w:val="0"/>
      <w:divBdr>
        <w:top w:val="none" w:sz="0" w:space="0" w:color="auto"/>
        <w:left w:val="none" w:sz="0" w:space="0" w:color="auto"/>
        <w:bottom w:val="none" w:sz="0" w:space="0" w:color="auto"/>
        <w:right w:val="none" w:sz="0" w:space="0" w:color="auto"/>
      </w:divBdr>
    </w:div>
    <w:div w:id="1218128992">
      <w:bodyDiv w:val="1"/>
      <w:marLeft w:val="0"/>
      <w:marRight w:val="0"/>
      <w:marTop w:val="0"/>
      <w:marBottom w:val="0"/>
      <w:divBdr>
        <w:top w:val="none" w:sz="0" w:space="0" w:color="auto"/>
        <w:left w:val="none" w:sz="0" w:space="0" w:color="auto"/>
        <w:bottom w:val="none" w:sz="0" w:space="0" w:color="auto"/>
        <w:right w:val="none" w:sz="0" w:space="0" w:color="auto"/>
      </w:divBdr>
    </w:div>
    <w:div w:id="1404796043">
      <w:bodyDiv w:val="1"/>
      <w:marLeft w:val="0"/>
      <w:marRight w:val="0"/>
      <w:marTop w:val="0"/>
      <w:marBottom w:val="0"/>
      <w:divBdr>
        <w:top w:val="none" w:sz="0" w:space="0" w:color="auto"/>
        <w:left w:val="none" w:sz="0" w:space="0" w:color="auto"/>
        <w:bottom w:val="none" w:sz="0" w:space="0" w:color="auto"/>
        <w:right w:val="none" w:sz="0" w:space="0" w:color="auto"/>
      </w:divBdr>
    </w:div>
    <w:div w:id="1423844183">
      <w:bodyDiv w:val="1"/>
      <w:marLeft w:val="0"/>
      <w:marRight w:val="0"/>
      <w:marTop w:val="0"/>
      <w:marBottom w:val="0"/>
      <w:divBdr>
        <w:top w:val="none" w:sz="0" w:space="0" w:color="auto"/>
        <w:left w:val="none" w:sz="0" w:space="0" w:color="auto"/>
        <w:bottom w:val="none" w:sz="0" w:space="0" w:color="auto"/>
        <w:right w:val="none" w:sz="0" w:space="0" w:color="auto"/>
      </w:divBdr>
      <w:divsChild>
        <w:div w:id="949243678">
          <w:marLeft w:val="0"/>
          <w:marRight w:val="0"/>
          <w:marTop w:val="0"/>
          <w:marBottom w:val="0"/>
          <w:divBdr>
            <w:top w:val="none" w:sz="0" w:space="0" w:color="auto"/>
            <w:left w:val="none" w:sz="0" w:space="0" w:color="auto"/>
            <w:bottom w:val="none" w:sz="0" w:space="0" w:color="auto"/>
            <w:right w:val="none" w:sz="0" w:space="0" w:color="auto"/>
          </w:divBdr>
          <w:divsChild>
            <w:div w:id="505171785">
              <w:marLeft w:val="0"/>
              <w:marRight w:val="0"/>
              <w:marTop w:val="0"/>
              <w:marBottom w:val="0"/>
              <w:divBdr>
                <w:top w:val="none" w:sz="0" w:space="0" w:color="auto"/>
                <w:left w:val="none" w:sz="0" w:space="0" w:color="auto"/>
                <w:bottom w:val="none" w:sz="0" w:space="0" w:color="auto"/>
                <w:right w:val="none" w:sz="0" w:space="0" w:color="auto"/>
              </w:divBdr>
              <w:divsChild>
                <w:div w:id="143420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0820">
      <w:bodyDiv w:val="1"/>
      <w:marLeft w:val="0"/>
      <w:marRight w:val="0"/>
      <w:marTop w:val="0"/>
      <w:marBottom w:val="0"/>
      <w:divBdr>
        <w:top w:val="none" w:sz="0" w:space="0" w:color="auto"/>
        <w:left w:val="none" w:sz="0" w:space="0" w:color="auto"/>
        <w:bottom w:val="none" w:sz="0" w:space="0" w:color="auto"/>
        <w:right w:val="none" w:sz="0" w:space="0" w:color="auto"/>
      </w:divBdr>
      <w:divsChild>
        <w:div w:id="608899582">
          <w:marLeft w:val="0"/>
          <w:marRight w:val="0"/>
          <w:marTop w:val="0"/>
          <w:marBottom w:val="0"/>
          <w:divBdr>
            <w:top w:val="none" w:sz="0" w:space="0" w:color="auto"/>
            <w:left w:val="none" w:sz="0" w:space="0" w:color="auto"/>
            <w:bottom w:val="none" w:sz="0" w:space="0" w:color="auto"/>
            <w:right w:val="none" w:sz="0" w:space="0" w:color="auto"/>
          </w:divBdr>
          <w:divsChild>
            <w:div w:id="1379431953">
              <w:marLeft w:val="0"/>
              <w:marRight w:val="0"/>
              <w:marTop w:val="0"/>
              <w:marBottom w:val="0"/>
              <w:divBdr>
                <w:top w:val="none" w:sz="0" w:space="0" w:color="auto"/>
                <w:left w:val="none" w:sz="0" w:space="0" w:color="auto"/>
                <w:bottom w:val="none" w:sz="0" w:space="0" w:color="auto"/>
                <w:right w:val="none" w:sz="0" w:space="0" w:color="auto"/>
              </w:divBdr>
              <w:divsChild>
                <w:div w:id="15447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77944">
      <w:bodyDiv w:val="1"/>
      <w:marLeft w:val="0"/>
      <w:marRight w:val="0"/>
      <w:marTop w:val="0"/>
      <w:marBottom w:val="0"/>
      <w:divBdr>
        <w:top w:val="none" w:sz="0" w:space="0" w:color="auto"/>
        <w:left w:val="none" w:sz="0" w:space="0" w:color="auto"/>
        <w:bottom w:val="none" w:sz="0" w:space="0" w:color="auto"/>
        <w:right w:val="none" w:sz="0" w:space="0" w:color="auto"/>
      </w:divBdr>
    </w:div>
    <w:div w:id="1534807851">
      <w:bodyDiv w:val="1"/>
      <w:marLeft w:val="0"/>
      <w:marRight w:val="0"/>
      <w:marTop w:val="0"/>
      <w:marBottom w:val="0"/>
      <w:divBdr>
        <w:top w:val="none" w:sz="0" w:space="0" w:color="auto"/>
        <w:left w:val="none" w:sz="0" w:space="0" w:color="auto"/>
        <w:bottom w:val="none" w:sz="0" w:space="0" w:color="auto"/>
        <w:right w:val="none" w:sz="0" w:space="0" w:color="auto"/>
      </w:divBdr>
    </w:div>
    <w:div w:id="1573392333">
      <w:bodyDiv w:val="1"/>
      <w:marLeft w:val="0"/>
      <w:marRight w:val="0"/>
      <w:marTop w:val="0"/>
      <w:marBottom w:val="0"/>
      <w:divBdr>
        <w:top w:val="none" w:sz="0" w:space="0" w:color="auto"/>
        <w:left w:val="none" w:sz="0" w:space="0" w:color="auto"/>
        <w:bottom w:val="none" w:sz="0" w:space="0" w:color="auto"/>
        <w:right w:val="none" w:sz="0" w:space="0" w:color="auto"/>
      </w:divBdr>
      <w:divsChild>
        <w:div w:id="1030030115">
          <w:marLeft w:val="0"/>
          <w:marRight w:val="0"/>
          <w:marTop w:val="0"/>
          <w:marBottom w:val="0"/>
          <w:divBdr>
            <w:top w:val="none" w:sz="0" w:space="0" w:color="auto"/>
            <w:left w:val="none" w:sz="0" w:space="0" w:color="auto"/>
            <w:bottom w:val="none" w:sz="0" w:space="0" w:color="auto"/>
            <w:right w:val="none" w:sz="0" w:space="0" w:color="auto"/>
          </w:divBdr>
          <w:divsChild>
            <w:div w:id="1598829396">
              <w:marLeft w:val="0"/>
              <w:marRight w:val="0"/>
              <w:marTop w:val="0"/>
              <w:marBottom w:val="0"/>
              <w:divBdr>
                <w:top w:val="none" w:sz="0" w:space="0" w:color="auto"/>
                <w:left w:val="none" w:sz="0" w:space="0" w:color="auto"/>
                <w:bottom w:val="none" w:sz="0" w:space="0" w:color="auto"/>
                <w:right w:val="none" w:sz="0" w:space="0" w:color="auto"/>
              </w:divBdr>
              <w:divsChild>
                <w:div w:id="19288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1946">
      <w:bodyDiv w:val="1"/>
      <w:marLeft w:val="0"/>
      <w:marRight w:val="0"/>
      <w:marTop w:val="0"/>
      <w:marBottom w:val="0"/>
      <w:divBdr>
        <w:top w:val="none" w:sz="0" w:space="0" w:color="auto"/>
        <w:left w:val="none" w:sz="0" w:space="0" w:color="auto"/>
        <w:bottom w:val="none" w:sz="0" w:space="0" w:color="auto"/>
        <w:right w:val="none" w:sz="0" w:space="0" w:color="auto"/>
      </w:divBdr>
    </w:div>
    <w:div w:id="1612518488">
      <w:bodyDiv w:val="1"/>
      <w:marLeft w:val="0"/>
      <w:marRight w:val="0"/>
      <w:marTop w:val="0"/>
      <w:marBottom w:val="0"/>
      <w:divBdr>
        <w:top w:val="none" w:sz="0" w:space="0" w:color="auto"/>
        <w:left w:val="none" w:sz="0" w:space="0" w:color="auto"/>
        <w:bottom w:val="none" w:sz="0" w:space="0" w:color="auto"/>
        <w:right w:val="none" w:sz="0" w:space="0" w:color="auto"/>
      </w:divBdr>
    </w:div>
    <w:div w:id="1657294579">
      <w:bodyDiv w:val="1"/>
      <w:marLeft w:val="0"/>
      <w:marRight w:val="0"/>
      <w:marTop w:val="0"/>
      <w:marBottom w:val="0"/>
      <w:divBdr>
        <w:top w:val="none" w:sz="0" w:space="0" w:color="auto"/>
        <w:left w:val="none" w:sz="0" w:space="0" w:color="auto"/>
        <w:bottom w:val="none" w:sz="0" w:space="0" w:color="auto"/>
        <w:right w:val="none" w:sz="0" w:space="0" w:color="auto"/>
      </w:divBdr>
      <w:divsChild>
        <w:div w:id="1281184483">
          <w:marLeft w:val="0"/>
          <w:marRight w:val="0"/>
          <w:marTop w:val="0"/>
          <w:marBottom w:val="0"/>
          <w:divBdr>
            <w:top w:val="none" w:sz="0" w:space="0" w:color="auto"/>
            <w:left w:val="none" w:sz="0" w:space="0" w:color="auto"/>
            <w:bottom w:val="none" w:sz="0" w:space="0" w:color="auto"/>
            <w:right w:val="none" w:sz="0" w:space="0" w:color="auto"/>
          </w:divBdr>
          <w:divsChild>
            <w:div w:id="1612742190">
              <w:marLeft w:val="0"/>
              <w:marRight w:val="0"/>
              <w:marTop w:val="0"/>
              <w:marBottom w:val="0"/>
              <w:divBdr>
                <w:top w:val="none" w:sz="0" w:space="0" w:color="auto"/>
                <w:left w:val="none" w:sz="0" w:space="0" w:color="auto"/>
                <w:bottom w:val="none" w:sz="0" w:space="0" w:color="auto"/>
                <w:right w:val="none" w:sz="0" w:space="0" w:color="auto"/>
              </w:divBdr>
              <w:divsChild>
                <w:div w:id="17681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8707">
      <w:bodyDiv w:val="1"/>
      <w:marLeft w:val="0"/>
      <w:marRight w:val="0"/>
      <w:marTop w:val="0"/>
      <w:marBottom w:val="0"/>
      <w:divBdr>
        <w:top w:val="none" w:sz="0" w:space="0" w:color="auto"/>
        <w:left w:val="none" w:sz="0" w:space="0" w:color="auto"/>
        <w:bottom w:val="none" w:sz="0" w:space="0" w:color="auto"/>
        <w:right w:val="none" w:sz="0" w:space="0" w:color="auto"/>
      </w:divBdr>
      <w:divsChild>
        <w:div w:id="803280326">
          <w:marLeft w:val="0"/>
          <w:marRight w:val="0"/>
          <w:marTop w:val="0"/>
          <w:marBottom w:val="0"/>
          <w:divBdr>
            <w:top w:val="none" w:sz="0" w:space="0" w:color="auto"/>
            <w:left w:val="none" w:sz="0" w:space="0" w:color="auto"/>
            <w:bottom w:val="none" w:sz="0" w:space="0" w:color="auto"/>
            <w:right w:val="none" w:sz="0" w:space="0" w:color="auto"/>
          </w:divBdr>
          <w:divsChild>
            <w:div w:id="375466695">
              <w:marLeft w:val="0"/>
              <w:marRight w:val="0"/>
              <w:marTop w:val="0"/>
              <w:marBottom w:val="0"/>
              <w:divBdr>
                <w:top w:val="none" w:sz="0" w:space="0" w:color="auto"/>
                <w:left w:val="none" w:sz="0" w:space="0" w:color="auto"/>
                <w:bottom w:val="none" w:sz="0" w:space="0" w:color="auto"/>
                <w:right w:val="none" w:sz="0" w:space="0" w:color="auto"/>
              </w:divBdr>
              <w:divsChild>
                <w:div w:id="1030061679">
                  <w:marLeft w:val="0"/>
                  <w:marRight w:val="0"/>
                  <w:marTop w:val="0"/>
                  <w:marBottom w:val="0"/>
                  <w:divBdr>
                    <w:top w:val="none" w:sz="0" w:space="0" w:color="auto"/>
                    <w:left w:val="none" w:sz="0" w:space="0" w:color="auto"/>
                    <w:bottom w:val="none" w:sz="0" w:space="0" w:color="auto"/>
                    <w:right w:val="none" w:sz="0" w:space="0" w:color="auto"/>
                  </w:divBdr>
                  <w:divsChild>
                    <w:div w:id="5758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696">
      <w:bodyDiv w:val="1"/>
      <w:marLeft w:val="0"/>
      <w:marRight w:val="0"/>
      <w:marTop w:val="0"/>
      <w:marBottom w:val="0"/>
      <w:divBdr>
        <w:top w:val="none" w:sz="0" w:space="0" w:color="auto"/>
        <w:left w:val="none" w:sz="0" w:space="0" w:color="auto"/>
        <w:bottom w:val="none" w:sz="0" w:space="0" w:color="auto"/>
        <w:right w:val="none" w:sz="0" w:space="0" w:color="auto"/>
      </w:divBdr>
      <w:divsChild>
        <w:div w:id="1410612484">
          <w:marLeft w:val="0"/>
          <w:marRight w:val="0"/>
          <w:marTop w:val="0"/>
          <w:marBottom w:val="0"/>
          <w:divBdr>
            <w:top w:val="none" w:sz="0" w:space="0" w:color="auto"/>
            <w:left w:val="none" w:sz="0" w:space="0" w:color="auto"/>
            <w:bottom w:val="none" w:sz="0" w:space="0" w:color="auto"/>
            <w:right w:val="none" w:sz="0" w:space="0" w:color="auto"/>
          </w:divBdr>
          <w:divsChild>
            <w:div w:id="1170367507">
              <w:marLeft w:val="0"/>
              <w:marRight w:val="0"/>
              <w:marTop w:val="0"/>
              <w:marBottom w:val="0"/>
              <w:divBdr>
                <w:top w:val="none" w:sz="0" w:space="0" w:color="auto"/>
                <w:left w:val="none" w:sz="0" w:space="0" w:color="auto"/>
                <w:bottom w:val="none" w:sz="0" w:space="0" w:color="auto"/>
                <w:right w:val="none" w:sz="0" w:space="0" w:color="auto"/>
              </w:divBdr>
              <w:divsChild>
                <w:div w:id="11419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524">
      <w:bodyDiv w:val="1"/>
      <w:marLeft w:val="0"/>
      <w:marRight w:val="0"/>
      <w:marTop w:val="0"/>
      <w:marBottom w:val="0"/>
      <w:divBdr>
        <w:top w:val="none" w:sz="0" w:space="0" w:color="auto"/>
        <w:left w:val="none" w:sz="0" w:space="0" w:color="auto"/>
        <w:bottom w:val="none" w:sz="0" w:space="0" w:color="auto"/>
        <w:right w:val="none" w:sz="0" w:space="0" w:color="auto"/>
      </w:divBdr>
      <w:divsChild>
        <w:div w:id="1966543279">
          <w:marLeft w:val="0"/>
          <w:marRight w:val="0"/>
          <w:marTop w:val="0"/>
          <w:marBottom w:val="0"/>
          <w:divBdr>
            <w:top w:val="none" w:sz="0" w:space="0" w:color="auto"/>
            <w:left w:val="none" w:sz="0" w:space="0" w:color="auto"/>
            <w:bottom w:val="none" w:sz="0" w:space="0" w:color="auto"/>
            <w:right w:val="none" w:sz="0" w:space="0" w:color="auto"/>
          </w:divBdr>
          <w:divsChild>
            <w:div w:id="330957527">
              <w:marLeft w:val="0"/>
              <w:marRight w:val="0"/>
              <w:marTop w:val="0"/>
              <w:marBottom w:val="0"/>
              <w:divBdr>
                <w:top w:val="none" w:sz="0" w:space="0" w:color="auto"/>
                <w:left w:val="none" w:sz="0" w:space="0" w:color="auto"/>
                <w:bottom w:val="none" w:sz="0" w:space="0" w:color="auto"/>
                <w:right w:val="none" w:sz="0" w:space="0" w:color="auto"/>
              </w:divBdr>
              <w:divsChild>
                <w:div w:id="16455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89278">
      <w:bodyDiv w:val="1"/>
      <w:marLeft w:val="0"/>
      <w:marRight w:val="0"/>
      <w:marTop w:val="0"/>
      <w:marBottom w:val="0"/>
      <w:divBdr>
        <w:top w:val="none" w:sz="0" w:space="0" w:color="auto"/>
        <w:left w:val="none" w:sz="0" w:space="0" w:color="auto"/>
        <w:bottom w:val="none" w:sz="0" w:space="0" w:color="auto"/>
        <w:right w:val="none" w:sz="0" w:space="0" w:color="auto"/>
      </w:divBdr>
    </w:div>
    <w:div w:id="2063947021">
      <w:bodyDiv w:val="1"/>
      <w:marLeft w:val="0"/>
      <w:marRight w:val="0"/>
      <w:marTop w:val="0"/>
      <w:marBottom w:val="0"/>
      <w:divBdr>
        <w:top w:val="none" w:sz="0" w:space="0" w:color="auto"/>
        <w:left w:val="none" w:sz="0" w:space="0" w:color="auto"/>
        <w:bottom w:val="none" w:sz="0" w:space="0" w:color="auto"/>
        <w:right w:val="none" w:sz="0" w:space="0" w:color="auto"/>
      </w:divBdr>
    </w:div>
    <w:div w:id="2077051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footer" Target="footer2.xml"/><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footer" Target="footer8.xml"/><Relationship Id="rId63"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image" Target="media/image27.png"/><Relationship Id="rId53" Type="http://schemas.openxmlformats.org/officeDocument/2006/relationships/header" Target="header8.xml"/><Relationship Id="rId58" Type="http://schemas.openxmlformats.org/officeDocument/2006/relationships/header" Target="header10.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jpg"/><Relationship Id="rId27" Type="http://schemas.openxmlformats.org/officeDocument/2006/relationships/image" Target="media/image16.emf"/><Relationship Id="rId30" Type="http://schemas.openxmlformats.org/officeDocument/2006/relationships/image" Target="media/image19.jpg"/><Relationship Id="rId35" Type="http://schemas.openxmlformats.org/officeDocument/2006/relationships/image" Target="media/image23.emf"/><Relationship Id="rId43" Type="http://schemas.openxmlformats.org/officeDocument/2006/relationships/header" Target="header3.xml"/><Relationship Id="rId48" Type="http://schemas.openxmlformats.org/officeDocument/2006/relationships/footer" Target="footer4.xml"/><Relationship Id="rId56" Type="http://schemas.openxmlformats.org/officeDocument/2006/relationships/header" Target="header9.xm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eader" Target="header4.xml"/><Relationship Id="rId59" Type="http://schemas.openxmlformats.org/officeDocument/2006/relationships/header" Target="header11.xml"/><Relationship Id="rId20" Type="http://schemas.openxmlformats.org/officeDocument/2006/relationships/image" Target="media/image9.emf"/><Relationship Id="rId41" Type="http://schemas.openxmlformats.org/officeDocument/2006/relationships/footer" Target="footer1.xml"/><Relationship Id="rId54" Type="http://schemas.openxmlformats.org/officeDocument/2006/relationships/footer" Target="footer7.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footer" Target="footer5.xml"/><Relationship Id="rId57" Type="http://schemas.openxmlformats.org/officeDocument/2006/relationships/footer" Target="footer9.xml"/><Relationship Id="rId10" Type="http://schemas.microsoft.com/office/2016/09/relationships/commentsIds" Target="commentsIds.xml"/><Relationship Id="rId31" Type="http://schemas.openxmlformats.org/officeDocument/2006/relationships/image" Target="media/image20.jpg"/><Relationship Id="rId44" Type="http://schemas.openxmlformats.org/officeDocument/2006/relationships/footer" Target="footer3.xml"/><Relationship Id="rId52" Type="http://schemas.openxmlformats.org/officeDocument/2006/relationships/header" Target="header7.xml"/><Relationship Id="rId60" Type="http://schemas.openxmlformats.org/officeDocument/2006/relationships/footer" Target="footer10.xml"/><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emf"/><Relationship Id="rId3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3F400-1D10-D14D-A5DB-9B59EEE1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13363</Words>
  <Characters>76174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lean_primer.fm</vt:lpstr>
    </vt:vector>
  </TitlesOfParts>
  <Company/>
  <LinksUpToDate>false</LinksUpToDate>
  <CharactersWithSpaces>89359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lean_primer.fm</dc:title>
  <dc:subject/>
  <dc:creator>Craig Larman</dc:creator>
  <cp:keywords/>
  <dc:description/>
  <cp:lastModifiedBy>Пользователь</cp:lastModifiedBy>
  <cp:revision>3</cp:revision>
  <dcterms:created xsi:type="dcterms:W3CDTF">2020-09-27T12:16:00Z</dcterms:created>
  <dcterms:modified xsi:type="dcterms:W3CDTF">2020-09-27T12:19:00Z</dcterms:modified>
</cp:coreProperties>
</file>